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9954" w14:textId="77777777" w:rsidR="00C1497F" w:rsidRPr="00D36D38" w:rsidRDefault="00393347">
      <w:pPr>
        <w:spacing w:after="240"/>
        <w:jc w:val="center"/>
        <w:rPr>
          <w:b/>
          <w:sz w:val="36"/>
          <w:szCs w:val="36"/>
        </w:rPr>
      </w:pPr>
      <w:r w:rsidRPr="00D36D38">
        <w:rPr>
          <w:b/>
          <w:sz w:val="36"/>
          <w:szCs w:val="36"/>
        </w:rPr>
        <w:t>The microbiome of the world’s vanishing cryospheric ecosystems</w:t>
      </w:r>
    </w:p>
    <w:p w14:paraId="6BE300DB" w14:textId="77777777" w:rsidR="00C1497F" w:rsidRPr="00D36D38" w:rsidRDefault="00393347">
      <w:pPr>
        <w:spacing w:before="120" w:after="360"/>
        <w:rPr>
          <w:sz w:val="24"/>
          <w:szCs w:val="24"/>
          <w:vertAlign w:val="superscript"/>
        </w:rPr>
      </w:pPr>
      <w:r w:rsidRPr="00D36D38">
        <w:rPr>
          <w:sz w:val="24"/>
          <w:szCs w:val="24"/>
        </w:rPr>
        <w:t>Massimo Bourquin</w:t>
      </w:r>
      <w:proofErr w:type="gramStart"/>
      <w:r w:rsidRPr="00D36D38">
        <w:rPr>
          <w:sz w:val="24"/>
          <w:szCs w:val="24"/>
          <w:vertAlign w:val="superscript"/>
        </w:rPr>
        <w:t>1,*</w:t>
      </w:r>
      <w:proofErr w:type="gramEnd"/>
      <w:r w:rsidRPr="00D36D38">
        <w:rPr>
          <w:sz w:val="24"/>
          <w:szCs w:val="24"/>
          <w:vertAlign w:val="superscript"/>
        </w:rPr>
        <w:t>, $</w:t>
      </w:r>
      <w:r w:rsidRPr="00D36D38">
        <w:rPr>
          <w:sz w:val="24"/>
          <w:szCs w:val="24"/>
        </w:rPr>
        <w:t xml:space="preserve">, </w:t>
      </w:r>
      <w:proofErr w:type="spellStart"/>
      <w:r w:rsidRPr="00D36D38">
        <w:rPr>
          <w:sz w:val="24"/>
          <w:szCs w:val="24"/>
        </w:rPr>
        <w:t>Susheel</w:t>
      </w:r>
      <w:proofErr w:type="spellEnd"/>
      <w:r w:rsidRPr="00D36D38">
        <w:rPr>
          <w:sz w:val="24"/>
          <w:szCs w:val="24"/>
        </w:rPr>
        <w:t xml:space="preserve"> Bhanu Busi</w:t>
      </w:r>
      <w:r w:rsidRPr="00D36D38">
        <w:rPr>
          <w:sz w:val="24"/>
          <w:szCs w:val="24"/>
          <w:vertAlign w:val="superscript"/>
        </w:rPr>
        <w:t>2,*</w:t>
      </w:r>
      <w:r w:rsidRPr="00D36D38">
        <w:rPr>
          <w:sz w:val="24"/>
          <w:szCs w:val="24"/>
        </w:rPr>
        <w:t xml:space="preserve">, </w:t>
      </w:r>
      <w:proofErr w:type="spellStart"/>
      <w:r w:rsidRPr="00D36D38">
        <w:rPr>
          <w:sz w:val="24"/>
          <w:szCs w:val="24"/>
        </w:rPr>
        <w:t>Stilianos</w:t>
      </w:r>
      <w:proofErr w:type="spellEnd"/>
      <w:r w:rsidRPr="00D36D38">
        <w:rPr>
          <w:sz w:val="24"/>
          <w:szCs w:val="24"/>
        </w:rPr>
        <w:t xml:space="preserve"> Fodelianakis</w:t>
      </w:r>
      <w:r w:rsidRPr="00D36D38">
        <w:rPr>
          <w:sz w:val="24"/>
          <w:szCs w:val="24"/>
          <w:vertAlign w:val="superscript"/>
        </w:rPr>
        <w:t>1</w:t>
      </w:r>
      <w:r w:rsidRPr="00D36D38">
        <w:rPr>
          <w:sz w:val="24"/>
          <w:szCs w:val="24"/>
        </w:rPr>
        <w:t>, Hannes Peter</w:t>
      </w:r>
      <w:r w:rsidRPr="00D36D38">
        <w:rPr>
          <w:sz w:val="24"/>
          <w:szCs w:val="24"/>
          <w:vertAlign w:val="superscript"/>
        </w:rPr>
        <w:t>1</w:t>
      </w:r>
      <w:r w:rsidRPr="00D36D38">
        <w:rPr>
          <w:sz w:val="24"/>
          <w:szCs w:val="24"/>
        </w:rPr>
        <w:t>, Alex Washburne</w:t>
      </w:r>
      <w:r w:rsidRPr="00D36D38">
        <w:rPr>
          <w:sz w:val="24"/>
          <w:szCs w:val="24"/>
          <w:vertAlign w:val="superscript"/>
        </w:rPr>
        <w:t>3</w:t>
      </w:r>
      <w:r w:rsidRPr="00D36D38">
        <w:rPr>
          <w:sz w:val="24"/>
          <w:szCs w:val="24"/>
        </w:rPr>
        <w:t>, Tyler J. Kohler</w:t>
      </w:r>
      <w:r w:rsidRPr="00D36D38">
        <w:rPr>
          <w:sz w:val="24"/>
          <w:szCs w:val="24"/>
          <w:vertAlign w:val="superscript"/>
        </w:rPr>
        <w:t>1</w:t>
      </w:r>
      <w:r w:rsidRPr="00D36D38">
        <w:rPr>
          <w:sz w:val="24"/>
          <w:szCs w:val="24"/>
        </w:rPr>
        <w:t xml:space="preserve">, </w:t>
      </w:r>
      <w:proofErr w:type="spellStart"/>
      <w:r w:rsidRPr="00D36D38">
        <w:rPr>
          <w:sz w:val="24"/>
          <w:szCs w:val="24"/>
        </w:rPr>
        <w:t>Leïla</w:t>
      </w:r>
      <w:proofErr w:type="spellEnd"/>
      <w:r w:rsidRPr="00D36D38">
        <w:rPr>
          <w:sz w:val="24"/>
          <w:szCs w:val="24"/>
        </w:rPr>
        <w:t xml:space="preserve"> Ezzat</w:t>
      </w:r>
      <w:r w:rsidRPr="00D36D38">
        <w:rPr>
          <w:sz w:val="24"/>
          <w:szCs w:val="24"/>
          <w:vertAlign w:val="superscript"/>
        </w:rPr>
        <w:t>1</w:t>
      </w:r>
      <w:r w:rsidRPr="00D36D38">
        <w:rPr>
          <w:sz w:val="24"/>
          <w:szCs w:val="24"/>
        </w:rPr>
        <w:t>, Grégoire Michoud</w:t>
      </w:r>
      <w:r w:rsidRPr="00D36D38">
        <w:rPr>
          <w:sz w:val="24"/>
          <w:szCs w:val="24"/>
          <w:vertAlign w:val="superscript"/>
        </w:rPr>
        <w:t>1</w:t>
      </w:r>
      <w:r w:rsidRPr="00D36D38">
        <w:rPr>
          <w:sz w:val="24"/>
          <w:szCs w:val="24"/>
        </w:rPr>
        <w:t>, Paul Wilmes</w:t>
      </w:r>
      <w:r w:rsidRPr="00D36D38">
        <w:rPr>
          <w:sz w:val="24"/>
          <w:szCs w:val="24"/>
          <w:vertAlign w:val="superscript"/>
        </w:rPr>
        <w:t>2</w:t>
      </w:r>
      <w:r w:rsidRPr="00D36D38">
        <w:rPr>
          <w:sz w:val="24"/>
          <w:szCs w:val="24"/>
        </w:rPr>
        <w:t>, Tom J. Battin</w:t>
      </w:r>
      <w:r w:rsidRPr="00D36D38">
        <w:rPr>
          <w:sz w:val="24"/>
          <w:szCs w:val="24"/>
          <w:vertAlign w:val="superscript"/>
        </w:rPr>
        <w:t>1,$</w:t>
      </w:r>
    </w:p>
    <w:p w14:paraId="7EA4CD7D" w14:textId="77777777" w:rsidR="00C1497F" w:rsidRPr="00D36D38" w:rsidRDefault="00393347">
      <w:pPr>
        <w:spacing w:before="120"/>
        <w:rPr>
          <w:sz w:val="24"/>
          <w:szCs w:val="24"/>
        </w:rPr>
      </w:pPr>
      <w:r w:rsidRPr="00D36D38">
        <w:rPr>
          <w:sz w:val="24"/>
          <w:szCs w:val="24"/>
          <w:vertAlign w:val="superscript"/>
        </w:rPr>
        <w:t>1</w:t>
      </w:r>
      <w:r w:rsidRPr="00D36D38">
        <w:rPr>
          <w:sz w:val="24"/>
          <w:szCs w:val="24"/>
        </w:rPr>
        <w:t xml:space="preserve">Stream Ecosystem Laboratory, Centre for Alpine and Polar Environmental Research, École Polytechnique </w:t>
      </w:r>
      <w:proofErr w:type="spellStart"/>
      <w:r w:rsidRPr="00D36D38">
        <w:rPr>
          <w:sz w:val="24"/>
          <w:szCs w:val="24"/>
        </w:rPr>
        <w:t>Fédérale</w:t>
      </w:r>
      <w:proofErr w:type="spellEnd"/>
      <w:r w:rsidRPr="00D36D38">
        <w:rPr>
          <w:sz w:val="24"/>
          <w:szCs w:val="24"/>
        </w:rPr>
        <w:t xml:space="preserve"> de Lausanne, EPFL, Switzerland</w:t>
      </w:r>
    </w:p>
    <w:p w14:paraId="136C1F09" w14:textId="77777777" w:rsidR="00C1497F" w:rsidRPr="00D36D38" w:rsidRDefault="00393347">
      <w:pPr>
        <w:spacing w:after="240"/>
        <w:rPr>
          <w:sz w:val="24"/>
          <w:szCs w:val="24"/>
        </w:rPr>
      </w:pPr>
      <w:r w:rsidRPr="00D36D38">
        <w:rPr>
          <w:sz w:val="24"/>
          <w:szCs w:val="24"/>
          <w:vertAlign w:val="superscript"/>
        </w:rPr>
        <w:t>2</w:t>
      </w:r>
      <w:r w:rsidRPr="00D36D38">
        <w:rPr>
          <w:sz w:val="24"/>
          <w:szCs w:val="24"/>
        </w:rPr>
        <w:t xml:space="preserve">Systems Ecology group, Luxembourg Centre for Systems Biomedicine, University of Luxembourg, </w:t>
      </w:r>
      <w:proofErr w:type="spellStart"/>
      <w:r w:rsidRPr="00D36D38">
        <w:rPr>
          <w:sz w:val="24"/>
          <w:szCs w:val="24"/>
        </w:rPr>
        <w:t>Esch</w:t>
      </w:r>
      <w:proofErr w:type="spellEnd"/>
      <w:r w:rsidRPr="00D36D38">
        <w:rPr>
          <w:sz w:val="24"/>
          <w:szCs w:val="24"/>
        </w:rPr>
        <w:t>-sur-</w:t>
      </w:r>
      <w:proofErr w:type="spellStart"/>
      <w:r w:rsidRPr="00D36D38">
        <w:rPr>
          <w:sz w:val="24"/>
          <w:szCs w:val="24"/>
        </w:rPr>
        <w:t>Alzette</w:t>
      </w:r>
      <w:proofErr w:type="spellEnd"/>
      <w:r w:rsidRPr="00D36D38">
        <w:rPr>
          <w:sz w:val="24"/>
          <w:szCs w:val="24"/>
        </w:rPr>
        <w:t>, Luxembourg</w:t>
      </w:r>
    </w:p>
    <w:p w14:paraId="35EF6207" w14:textId="77777777" w:rsidR="00C1497F" w:rsidRPr="00D36D38" w:rsidRDefault="00393347">
      <w:pPr>
        <w:spacing w:after="240"/>
        <w:rPr>
          <w:sz w:val="24"/>
          <w:szCs w:val="24"/>
        </w:rPr>
      </w:pPr>
      <w:r w:rsidRPr="00D36D38">
        <w:rPr>
          <w:sz w:val="24"/>
          <w:szCs w:val="24"/>
          <w:vertAlign w:val="superscript"/>
        </w:rPr>
        <w:t>3</w:t>
      </w:r>
      <w:r w:rsidRPr="00D36D38">
        <w:rPr>
          <w:sz w:val="24"/>
          <w:szCs w:val="24"/>
        </w:rPr>
        <w:t xml:space="preserve"> Selva Analytics LLC, Bozeman, MT, 59718, USA</w:t>
      </w:r>
    </w:p>
    <w:p w14:paraId="3B908481" w14:textId="77777777" w:rsidR="00C1497F" w:rsidRPr="00D36D38" w:rsidRDefault="00393347">
      <w:pPr>
        <w:spacing w:before="120"/>
        <w:rPr>
          <w:sz w:val="24"/>
          <w:szCs w:val="24"/>
        </w:rPr>
      </w:pPr>
      <w:r w:rsidRPr="00D36D38">
        <w:rPr>
          <w:sz w:val="24"/>
          <w:szCs w:val="24"/>
        </w:rPr>
        <w:t>*Equal contributions</w:t>
      </w:r>
    </w:p>
    <w:p w14:paraId="32381A29" w14:textId="77777777" w:rsidR="00C1497F" w:rsidRPr="00D36D38" w:rsidRDefault="00393347">
      <w:pPr>
        <w:spacing w:before="120"/>
        <w:rPr>
          <w:sz w:val="24"/>
          <w:szCs w:val="24"/>
        </w:rPr>
      </w:pPr>
      <w:r w:rsidRPr="00D36D38">
        <w:rPr>
          <w:sz w:val="24"/>
          <w:szCs w:val="24"/>
          <w:vertAlign w:val="superscript"/>
        </w:rPr>
        <w:t>$</w:t>
      </w:r>
      <w:r w:rsidRPr="00D36D38">
        <w:rPr>
          <w:sz w:val="24"/>
          <w:szCs w:val="24"/>
        </w:rPr>
        <w:t>Correspondence to: MB (massimo.bourquin@epfl.ch) and TJB (tom.battin@epfl.ch)</w:t>
      </w:r>
    </w:p>
    <w:p w14:paraId="2D5073CF" w14:textId="77777777" w:rsidR="00C1497F" w:rsidRPr="00D36D38" w:rsidRDefault="00393347">
      <w:pPr>
        <w:spacing w:after="240"/>
        <w:rPr>
          <w:b/>
          <w:sz w:val="32"/>
          <w:szCs w:val="32"/>
        </w:rPr>
      </w:pPr>
      <w:r w:rsidRPr="00D36D38">
        <w:rPr>
          <w:b/>
          <w:sz w:val="32"/>
          <w:szCs w:val="32"/>
        </w:rPr>
        <w:t>Abstract</w:t>
      </w:r>
    </w:p>
    <w:p w14:paraId="027788AC" w14:textId="77777777" w:rsidR="00C1497F" w:rsidRPr="00D36D38" w:rsidRDefault="00393347">
      <w:bookmarkStart w:id="0" w:name="_gjdgxs" w:colFirst="0" w:colLast="0"/>
      <w:bookmarkEnd w:id="0"/>
      <w:r w:rsidRPr="00D36D38">
        <w:t>The melting of the cryosphere is among the most conspicuous consequences of climate change</w:t>
      </w:r>
      <w:r w:rsidRPr="00D36D38">
        <w:rPr>
          <w:vertAlign w:val="superscript"/>
        </w:rPr>
        <w:t>1</w:t>
      </w:r>
      <w:r w:rsidRPr="00D36D38">
        <w:t>, with myriad impacts on microbial life and related biogeochemistry</w:t>
      </w:r>
      <w:r w:rsidRPr="00D36D38">
        <w:rPr>
          <w:vertAlign w:val="superscript"/>
        </w:rPr>
        <w:t>2–4</w:t>
      </w:r>
      <w:r w:rsidRPr="00D36D38">
        <w:t>. However, we are missing a systematic understanding of microbiome structure and function across Earth’s cryospheric ecosystems</w:t>
      </w:r>
      <w:r w:rsidRPr="00D36D38">
        <w:rPr>
          <w:vertAlign w:val="superscript"/>
        </w:rPr>
        <w:t>5,6</w:t>
      </w:r>
      <w:r w:rsidRPr="00D36D38">
        <w:t xml:space="preserve">. Here, we present a first global inventory of the microbiome from snow, ice, permafrost soils, and both coastal and freshwater ecosystems under glacier influence. </w:t>
      </w:r>
      <w:r w:rsidRPr="00D36D38">
        <w:rPr>
          <w:color w:val="000000"/>
        </w:rPr>
        <w:t xml:space="preserve">Combining phylogenetic and taxonomic approaches, we found that these cryospheric ecosystems, despite their fundamental particularities, share a unique microbiome with representatives that broadly span the entire bacterial tree of life and </w:t>
      </w:r>
      <w:r w:rsidRPr="00D36D38">
        <w:t>suggest</w:t>
      </w:r>
      <w:r w:rsidRPr="00D36D38">
        <w:rPr>
          <w:color w:val="000000"/>
        </w:rPr>
        <w:t xml:space="preserve"> signatures of early and constrained radiation. </w:t>
      </w:r>
      <w:r w:rsidRPr="00D36D38">
        <w:t xml:space="preserve">Furthermore, in-depth metagenomic analyses complemented the known genetic repertoire of cryospheric bacteria. Our analyses depict the vastly uncharacterized functional space of the cryospheric microbiome, including numerous unassigned gene clusters that will potentially remain undeciphered as the cryosphere contracts. Our study fosters understanding of a unique and putatively ancient microbiome threatened by climate change and provides a reference resource for future studies on climate change microbiology.  </w:t>
      </w:r>
    </w:p>
    <w:p w14:paraId="3EC2D200" w14:textId="77777777" w:rsidR="00C1497F" w:rsidRPr="00D36D38" w:rsidRDefault="00393347">
      <w:pPr>
        <w:spacing w:before="0" w:line="240" w:lineRule="auto"/>
        <w:jc w:val="left"/>
      </w:pPr>
      <w:r w:rsidRPr="00D36D38">
        <w:br w:type="page"/>
      </w:r>
    </w:p>
    <w:p w14:paraId="52FF2796" w14:textId="77777777" w:rsidR="00C1497F" w:rsidRPr="00D36D38" w:rsidRDefault="00393347">
      <w:pPr>
        <w:spacing w:after="240"/>
        <w:rPr>
          <w:b/>
          <w:sz w:val="32"/>
          <w:szCs w:val="32"/>
        </w:rPr>
      </w:pPr>
      <w:r w:rsidRPr="00D36D38">
        <w:rPr>
          <w:b/>
          <w:sz w:val="32"/>
          <w:szCs w:val="32"/>
        </w:rPr>
        <w:lastRenderedPageBreak/>
        <w:t>Main text</w:t>
      </w:r>
    </w:p>
    <w:p w14:paraId="219E9151" w14:textId="77777777" w:rsidR="00C1497F" w:rsidRPr="00D36D38" w:rsidRDefault="00393347">
      <w:pPr>
        <w:spacing w:after="240"/>
        <w:rPr>
          <w:sz w:val="24"/>
          <w:szCs w:val="24"/>
        </w:rPr>
      </w:pPr>
      <w:bookmarkStart w:id="1" w:name="_30j0zll" w:colFirst="0" w:colLast="0"/>
      <w:bookmarkEnd w:id="1"/>
      <w:r w:rsidRPr="00D36D38">
        <w:rPr>
          <w:sz w:val="24"/>
          <w:szCs w:val="24"/>
        </w:rPr>
        <w:t>Microorganisms dominate the biosphere, maintain ecosystem processes, and play key roles in global biogeochemical cycles. The microbiome of cryospheric ecosystems, the nearly 20% of Earth’s surface where water remains frozen for at least one month of the year</w:t>
      </w:r>
      <w:r w:rsidRPr="00D36D38">
        <w:rPr>
          <w:sz w:val="24"/>
          <w:szCs w:val="24"/>
          <w:vertAlign w:val="superscript"/>
        </w:rPr>
        <w:t>7</w:t>
      </w:r>
      <w:r w:rsidRPr="00D36D38">
        <w:rPr>
          <w:sz w:val="24"/>
          <w:szCs w:val="24"/>
        </w:rPr>
        <w:t>, currently figures among the least understood microbiomes on Earth</w:t>
      </w:r>
      <w:r w:rsidRPr="00D36D38">
        <w:rPr>
          <w:sz w:val="24"/>
          <w:szCs w:val="24"/>
          <w:vertAlign w:val="superscript"/>
        </w:rPr>
        <w:t>2,5,6,8,9</w:t>
      </w:r>
      <w:r w:rsidRPr="00D36D38">
        <w:rPr>
          <w:sz w:val="24"/>
          <w:szCs w:val="24"/>
        </w:rPr>
        <w:t>. This is alarming given that the cryosphere is melting at an unprecedented pace owing to climate change. Motivated by the exploration of life in a planetary context</w:t>
      </w:r>
      <w:r w:rsidRPr="00D36D38">
        <w:rPr>
          <w:sz w:val="24"/>
          <w:szCs w:val="24"/>
          <w:vertAlign w:val="superscript"/>
        </w:rPr>
        <w:t>10</w:t>
      </w:r>
      <w:r w:rsidRPr="00D36D38">
        <w:rPr>
          <w:sz w:val="24"/>
          <w:szCs w:val="24"/>
        </w:rPr>
        <w:t xml:space="preserve"> and the discovery of new biomolecules for biotechnology</w:t>
      </w:r>
      <w:r w:rsidRPr="00D36D38">
        <w:rPr>
          <w:sz w:val="24"/>
          <w:szCs w:val="24"/>
          <w:vertAlign w:val="superscript"/>
        </w:rPr>
        <w:t>11</w:t>
      </w:r>
      <w:r w:rsidRPr="00D36D38">
        <w:rPr>
          <w:sz w:val="24"/>
          <w:szCs w:val="24"/>
        </w:rPr>
        <w:t>, classical microbiology and (more recently) advances in sequencing technologies have unravelled physiological and molecular processes underpinning the adaptation of cold-adapted bacteria (i.e., psychrophiles) to the cryospheric environment</w:t>
      </w:r>
      <w:r w:rsidRPr="00D36D38">
        <w:rPr>
          <w:sz w:val="24"/>
          <w:szCs w:val="24"/>
          <w:vertAlign w:val="superscript"/>
        </w:rPr>
        <w:t>12,13</w:t>
      </w:r>
      <w:r w:rsidRPr="00D36D38">
        <w:rPr>
          <w:sz w:val="24"/>
          <w:szCs w:val="24"/>
        </w:rPr>
        <w:t xml:space="preserve">. </w:t>
      </w:r>
      <w:r w:rsidRPr="00D36D38">
        <w:rPr>
          <w:color w:val="000000"/>
          <w:sz w:val="24"/>
          <w:szCs w:val="24"/>
        </w:rPr>
        <w:t>More specifically, metagenomics has provided new insights into the structure and function of complex microbial communities of some cryospheric ecosystems, such as permafrost soils</w:t>
      </w:r>
      <w:r w:rsidRPr="00D36D38">
        <w:rPr>
          <w:color w:val="000000"/>
          <w:sz w:val="24"/>
          <w:szCs w:val="24"/>
          <w:vertAlign w:val="superscript"/>
        </w:rPr>
        <w:t>2,14</w:t>
      </w:r>
      <w:r w:rsidRPr="00D36D38">
        <w:rPr>
          <w:color w:val="000000"/>
          <w:sz w:val="24"/>
          <w:szCs w:val="24"/>
        </w:rPr>
        <w:t>, leading to a better understanding of the role of these ecosystems in global biogeochemical cycles and their vulnerability to climate change.</w:t>
      </w:r>
    </w:p>
    <w:p w14:paraId="5B399283" w14:textId="77777777" w:rsidR="00C1497F" w:rsidRPr="00D36D38" w:rsidRDefault="00393347">
      <w:pPr>
        <w:spacing w:after="240"/>
        <w:rPr>
          <w:sz w:val="24"/>
          <w:szCs w:val="24"/>
        </w:rPr>
      </w:pPr>
      <w:bookmarkStart w:id="2" w:name="_1fob9te" w:colFirst="0" w:colLast="0"/>
      <w:bookmarkEnd w:id="2"/>
      <w:r w:rsidRPr="00D36D38">
        <w:rPr>
          <w:sz w:val="24"/>
          <w:szCs w:val="24"/>
        </w:rPr>
        <w:t>However, we are still missing an integrative understanding of the microbiome across the various and often underexplored cryospheric ecosystems on Earth</w:t>
      </w:r>
      <w:r w:rsidRPr="00D36D38">
        <w:rPr>
          <w:sz w:val="24"/>
          <w:szCs w:val="24"/>
          <w:vertAlign w:val="superscript"/>
        </w:rPr>
        <w:t>5,8,9</w:t>
      </w:r>
      <w:r w:rsidRPr="00D36D38">
        <w:rPr>
          <w:sz w:val="24"/>
          <w:szCs w:val="24"/>
        </w:rPr>
        <w:t>. Here we present a global catalogue of microorganisms from various cryospheric ecosystems and at a taxonomic resolution that allows detection of cryosphere-adapted lineages and associated traits. We leverage sequence data from numerous published studies ranging from snow to permafrost ecosystems to shed new light on the global cryospheric microbiome. While also illuminating geographical biases and underexplored habitats in the currently available cryospheric data, our study constitutes a foundational resource for the study of cryospheric life in general and its potential future in a warmer world.</w:t>
      </w:r>
      <w:r w:rsidRPr="00D36D38">
        <w:rPr>
          <w:color w:val="FF0000"/>
          <w:sz w:val="24"/>
          <w:szCs w:val="24"/>
        </w:rPr>
        <w:t xml:space="preserve"> </w:t>
      </w:r>
    </w:p>
    <w:p w14:paraId="4AB68D5F" w14:textId="345F0028" w:rsidR="00C1497F" w:rsidRPr="00D36D38" w:rsidRDefault="00393347">
      <w:pPr>
        <w:pStyle w:val="Heading1"/>
        <w:rPr>
          <w:color w:val="FF0000"/>
          <w:sz w:val="24"/>
          <w:szCs w:val="24"/>
        </w:rPr>
      </w:pPr>
      <w:r w:rsidRPr="00D36D38">
        <w:rPr>
          <w:b/>
          <w:sz w:val="24"/>
          <w:szCs w:val="24"/>
        </w:rPr>
        <w:lastRenderedPageBreak/>
        <w:t xml:space="preserve">The dataset. </w:t>
      </w:r>
      <w:r w:rsidRPr="00D36D38">
        <w:rPr>
          <w:sz w:val="24"/>
          <w:szCs w:val="24"/>
        </w:rPr>
        <w:t>We curated and explored 695 published 16S rRNA gene samples from cryospheric ecosystems (</w:t>
      </w:r>
      <w:r w:rsidRPr="00D36D38">
        <w:rPr>
          <w:i/>
          <w:sz w:val="24"/>
          <w:szCs w:val="24"/>
        </w:rPr>
        <w:t>Supplementary Text 1</w:t>
      </w:r>
      <w:r w:rsidRPr="00D36D38">
        <w:rPr>
          <w:sz w:val="24"/>
          <w:szCs w:val="24"/>
        </w:rPr>
        <w:t>), including polar ice sheets, mountain glaciers and their proglacial lakes, permafrost soils, and the coastal ocean under the influence of glacier runoff, and compared these to 3,552 published 16S rRNA gene samples from non-cryospheric ecosystems, including temperate and tropical lakes and soils (</w:t>
      </w:r>
      <w:r w:rsidRPr="00D36D38">
        <w:rPr>
          <w:i/>
          <w:sz w:val="24"/>
          <w:szCs w:val="24"/>
        </w:rPr>
        <w:t>Supplementary Text 2, Extended data 5</w:t>
      </w:r>
      <w:r w:rsidRPr="00D36D38">
        <w:rPr>
          <w:sz w:val="24"/>
          <w:szCs w:val="24"/>
        </w:rPr>
        <w:t>). This approach allowed us to identify and explore features specific to the cryospheric microbiome and compare it to other environmental microbiomes. However, we note a geographical bias towards polar regions in current publicly available repositories, and the paucity of alpine samples specifically highlights the need to further characterise these habitats given that they are among the most endangered cryospheric ecosystems globally. This bias is further compounded by the inconsistent methodologies applied across studies (</w:t>
      </w:r>
      <w:proofErr w:type="gramStart"/>
      <w:r w:rsidRPr="00D36D38">
        <w:rPr>
          <w:sz w:val="24"/>
          <w:szCs w:val="24"/>
        </w:rPr>
        <w:t>e.g.</w:t>
      </w:r>
      <w:proofErr w:type="gramEnd"/>
      <w:r w:rsidRPr="00D36D38">
        <w:rPr>
          <w:sz w:val="24"/>
          <w:szCs w:val="24"/>
        </w:rPr>
        <w:t xml:space="preserve"> primer pairs and sequencers used). To account for potential primer biases, we analysed two 16S rRNA primer pairs (Primer Pair 1, PP1: 341f-785r; Primer Pair 2, PP2: 515f-806r)</w:t>
      </w:r>
      <w:r w:rsidRPr="00D36D38">
        <w:rPr>
          <w:sz w:val="24"/>
          <w:szCs w:val="24"/>
          <w:vertAlign w:val="superscript"/>
        </w:rPr>
        <w:t>15,16</w:t>
      </w:r>
      <w:r w:rsidRPr="00D36D38">
        <w:rPr>
          <w:sz w:val="24"/>
          <w:szCs w:val="24"/>
        </w:rPr>
        <w:t xml:space="preserve"> commonly used in amplicon high-throughput sequencing. In total, this dataset contains 241,502,708 paired sequence reads, resulting in 530,254 and 410,931 amplicon sequence variants (ASVs) for PP1 and PP2, respectively.</w:t>
      </w:r>
      <w:r w:rsidR="00D16BED" w:rsidRPr="00D36D38">
        <w:rPr>
          <w:sz w:val="24"/>
          <w:szCs w:val="24"/>
        </w:rPr>
        <w:t xml:space="preserve"> </w:t>
      </w:r>
      <w:r w:rsidR="00D16BED" w:rsidRPr="00D36D38">
        <w:rPr>
          <w:color w:val="000000" w:themeColor="text1"/>
          <w:sz w:val="24"/>
          <w:szCs w:val="24"/>
        </w:rPr>
        <w:t xml:space="preserve">Moreover, all taxonomic analyses were performed at the genus level, to account for the </w:t>
      </w:r>
      <w:r w:rsidR="005A2E95" w:rsidRPr="00D36D38">
        <w:rPr>
          <w:color w:val="000000" w:themeColor="text1"/>
          <w:sz w:val="24"/>
          <w:szCs w:val="24"/>
        </w:rPr>
        <w:t>limitations</w:t>
      </w:r>
      <w:r w:rsidR="00D16BED" w:rsidRPr="00D36D38">
        <w:rPr>
          <w:color w:val="000000" w:themeColor="text1"/>
          <w:sz w:val="24"/>
          <w:szCs w:val="24"/>
        </w:rPr>
        <w:t xml:space="preserve"> of 16s </w:t>
      </w:r>
      <w:r w:rsidR="00563D5E" w:rsidRPr="00D36D38">
        <w:rPr>
          <w:color w:val="000000" w:themeColor="text1"/>
          <w:sz w:val="24"/>
          <w:szCs w:val="24"/>
        </w:rPr>
        <w:t>rRNA amplicon</w:t>
      </w:r>
      <w:r w:rsidR="00D16BED" w:rsidRPr="00D36D38">
        <w:rPr>
          <w:color w:val="000000" w:themeColor="text1"/>
          <w:sz w:val="24"/>
          <w:szCs w:val="24"/>
        </w:rPr>
        <w:t xml:space="preserve"> data. </w:t>
      </w:r>
      <w:r w:rsidR="00D16BED" w:rsidRPr="00D36D38">
        <w:rPr>
          <w:sz w:val="24"/>
          <w:szCs w:val="24"/>
        </w:rPr>
        <w:t>T</w:t>
      </w:r>
      <w:r w:rsidRPr="00D36D38">
        <w:rPr>
          <w:sz w:val="24"/>
          <w:szCs w:val="24"/>
        </w:rPr>
        <w:t>o gain deeper insights into the functional space of the cryospheric microbiome, we compared 34 published metagenomes from cryospheric ecosystems with 56 metagenomes from similar but non-cryospheric ecosystems (Fig. 1A). Given the difficulty of obtaining high-quality metagenomes from cryospheric ecosystems, we restricted our analyses to glacier surfaces, ice-covered lakes, and Antarctic soils. Although our analyses were limited to samples where raw sequence data are available (</w:t>
      </w:r>
      <w:r w:rsidRPr="00D36D38">
        <w:rPr>
          <w:i/>
          <w:sz w:val="24"/>
          <w:szCs w:val="24"/>
        </w:rPr>
        <w:t>Methods</w:t>
      </w:r>
      <w:r w:rsidRPr="00D36D38">
        <w:rPr>
          <w:sz w:val="24"/>
          <w:szCs w:val="24"/>
        </w:rPr>
        <w:t xml:space="preserve">), the breadth of habitats covered are representative of the most abundant cryospheric ecosystems, e.g., glacier ice, cryoconites, subglacial lakes and sea ice. On the other hand, several niches such as glacier snow, glacier-fed rivers/streams, and the full-breadth of permafrost may not entirely be represented due to data unavailability. We reanalysed all metagenomes using the same bioinformatic pipeline (IMP3; see </w:t>
      </w:r>
      <w:r w:rsidRPr="00D36D38">
        <w:rPr>
          <w:i/>
          <w:sz w:val="24"/>
          <w:szCs w:val="24"/>
        </w:rPr>
        <w:t>Methods</w:t>
      </w:r>
      <w:r w:rsidRPr="00D36D38">
        <w:rPr>
          <w:sz w:val="24"/>
          <w:szCs w:val="24"/>
        </w:rPr>
        <w:t>) to avoid analytical biases. Overall, the metagenomic analyses from 2,427,818,072 paired reads yielded 41,068,842 gene sequences</w:t>
      </w:r>
      <w:r w:rsidRPr="00D36D38">
        <w:rPr>
          <w:color w:val="000000" w:themeColor="text1"/>
          <w:sz w:val="24"/>
          <w:szCs w:val="24"/>
        </w:rPr>
        <w:t xml:space="preserve">. Thus, we here present a catalogue representing a snapshot of the functional diversity in the cryospheric microbiome, integrating across diverse </w:t>
      </w:r>
      <w:r w:rsidR="00882495" w:rsidRPr="00D36D38">
        <w:rPr>
          <w:color w:val="000000" w:themeColor="text1"/>
          <w:sz w:val="24"/>
          <w:szCs w:val="24"/>
        </w:rPr>
        <w:t>habitats</w:t>
      </w:r>
      <w:r w:rsidRPr="00D36D38">
        <w:rPr>
          <w:color w:val="000000" w:themeColor="text1"/>
          <w:sz w:val="24"/>
          <w:szCs w:val="24"/>
        </w:rPr>
        <w:t>. This represents a first global overview of the functional repertoire of the Earth’s cryosphere compared to other ecosystems.</w:t>
      </w:r>
    </w:p>
    <w:p w14:paraId="585A50EC" w14:textId="4C38FE72" w:rsidR="00C1497F" w:rsidRPr="00D36D38" w:rsidRDefault="00393347">
      <w:pPr>
        <w:rPr>
          <w:sz w:val="24"/>
          <w:szCs w:val="24"/>
        </w:rPr>
      </w:pPr>
      <w:r w:rsidRPr="00D36D38">
        <w:rPr>
          <w:b/>
          <w:sz w:val="24"/>
          <w:szCs w:val="24"/>
        </w:rPr>
        <w:lastRenderedPageBreak/>
        <w:t>A cryospheric microbiome.</w:t>
      </w:r>
      <w:r w:rsidRPr="00D36D38">
        <w:rPr>
          <w:sz w:val="24"/>
          <w:szCs w:val="24"/>
        </w:rPr>
        <w:t xml:space="preserve"> Given the communal constraints imposed by the harsh environment of cryospheric ecosystems (e.g., low temperature, oligotrophy), we expected them to harbour a specific microbiome. Accordingly, machine-learning classification (logistic regression models, </w:t>
      </w:r>
      <w:r w:rsidRPr="00D36D38">
        <w:rPr>
          <w:i/>
          <w:sz w:val="24"/>
          <w:szCs w:val="24"/>
        </w:rPr>
        <w:t>Methods</w:t>
      </w:r>
      <w:r w:rsidRPr="00D36D38">
        <w:rPr>
          <w:sz w:val="24"/>
          <w:szCs w:val="24"/>
        </w:rPr>
        <w:t>) based on community composition was able to differentiate between cryospheric and non-cryospheric microbiomes with high accuracy (</w:t>
      </w:r>
      <w:r w:rsidRPr="00D36D38">
        <w:rPr>
          <w:i/>
          <w:sz w:val="24"/>
          <w:szCs w:val="24"/>
        </w:rPr>
        <w:t>balanced accuracy</w:t>
      </w:r>
      <w:r w:rsidRPr="00D36D38">
        <w:rPr>
          <w:sz w:val="24"/>
          <w:szCs w:val="24"/>
        </w:rPr>
        <w:t xml:space="preserve"> &gt; 0.97, Extended data Table 1). </w:t>
      </w:r>
      <w:r w:rsidRPr="00D36D38">
        <w:rPr>
          <w:color w:val="000000"/>
          <w:sz w:val="24"/>
          <w:szCs w:val="24"/>
        </w:rPr>
        <w:t xml:space="preserve">Both primer pairs consistently yielded a high classification accuracy and especially a high precision. </w:t>
      </w:r>
      <w:r w:rsidRPr="00D36D38">
        <w:rPr>
          <w:sz w:val="24"/>
          <w:szCs w:val="24"/>
        </w:rPr>
        <w:t>Interestingly, many of the discriminating cryospheric ASVs were spread widely across the bacterial tree of life (Fig. 1A, Extended data Figure 1).</w:t>
      </w:r>
    </w:p>
    <w:p w14:paraId="1BDF5EA7" w14:textId="17497B4B" w:rsidR="00C1497F" w:rsidRPr="00D36D38" w:rsidRDefault="00393347">
      <w:pPr>
        <w:rPr>
          <w:color w:val="FF0000"/>
          <w:sz w:val="24"/>
          <w:szCs w:val="24"/>
        </w:rPr>
      </w:pPr>
      <w:r w:rsidRPr="00D36D38">
        <w:rPr>
          <w:sz w:val="24"/>
          <w:szCs w:val="24"/>
        </w:rPr>
        <w:t xml:space="preserve">The notion that a part of the microbiome is specific to the cryosphere is also strongly supported by phylogenetic analyses of the 16S rRNA gene amplicon dataset. First, we found higher pairwise phylogenetic overlap among cryospheric samples than among cryospheric/non-cryospheric or non-cryospheric samples (Sorensen’s index, Fig. 1C; </w:t>
      </w:r>
      <w:r w:rsidRPr="00D36D38">
        <w:rPr>
          <w:i/>
          <w:sz w:val="24"/>
          <w:szCs w:val="24"/>
        </w:rPr>
        <w:t>Wilcoxon test</w:t>
      </w:r>
      <w:r w:rsidRPr="00D36D38">
        <w:rPr>
          <w:sz w:val="24"/>
          <w:szCs w:val="24"/>
        </w:rPr>
        <w:t xml:space="preserve">, </w:t>
      </w:r>
      <w:r w:rsidRPr="00D36D38">
        <w:rPr>
          <w:i/>
          <w:sz w:val="24"/>
          <w:szCs w:val="24"/>
        </w:rPr>
        <w:t>Holm</w:t>
      </w:r>
      <w:r w:rsidRPr="00D36D38">
        <w:rPr>
          <w:sz w:val="24"/>
          <w:szCs w:val="24"/>
        </w:rPr>
        <w:t xml:space="preserve"> adj. </w:t>
      </w:r>
      <w:r w:rsidRPr="00D36D38">
        <w:rPr>
          <w:i/>
          <w:sz w:val="24"/>
          <w:szCs w:val="24"/>
        </w:rPr>
        <w:t>p &lt; 0.001</w:t>
      </w:r>
      <w:r w:rsidRPr="00D36D38">
        <w:rPr>
          <w:sz w:val="24"/>
          <w:szCs w:val="24"/>
        </w:rPr>
        <w:t xml:space="preserve">). This points towards a phylogenetic diversity that is specific to the cryosphere. Second, when we examined cross-sample nearest taxon distances (β-NTDs), we found that taxa in cryospheric samples have lower β-NTDs in other cryospheric samples than in non-cryospheric samples (Fig. 1D; </w:t>
      </w:r>
      <w:r w:rsidRPr="00D36D38">
        <w:rPr>
          <w:i/>
          <w:sz w:val="24"/>
          <w:szCs w:val="24"/>
        </w:rPr>
        <w:t>Wilcoxon test</w:t>
      </w:r>
      <w:r w:rsidRPr="00D36D38">
        <w:rPr>
          <w:sz w:val="24"/>
          <w:szCs w:val="24"/>
        </w:rPr>
        <w:t xml:space="preserve">, </w:t>
      </w:r>
      <w:r w:rsidRPr="00D36D38">
        <w:rPr>
          <w:i/>
          <w:sz w:val="24"/>
          <w:szCs w:val="24"/>
        </w:rPr>
        <w:t>Holm</w:t>
      </w:r>
      <w:r w:rsidRPr="00D36D38">
        <w:rPr>
          <w:sz w:val="24"/>
          <w:szCs w:val="24"/>
        </w:rPr>
        <w:t xml:space="preserve"> adj. </w:t>
      </w:r>
      <w:r w:rsidRPr="00D36D38">
        <w:rPr>
          <w:i/>
          <w:sz w:val="24"/>
          <w:szCs w:val="24"/>
        </w:rPr>
        <w:t>p &lt; 0.001</w:t>
      </w:r>
      <w:r w:rsidRPr="00D36D38">
        <w:rPr>
          <w:sz w:val="24"/>
          <w:szCs w:val="24"/>
        </w:rPr>
        <w:t>). This was less evident for non-cryospheric samples (Extended data Table 2). Because phylogeny and functional similarity usually correlate at short phylogenetic distances</w:t>
      </w:r>
      <w:r w:rsidRPr="00D36D38">
        <w:rPr>
          <w:sz w:val="24"/>
          <w:szCs w:val="24"/>
          <w:vertAlign w:val="superscript"/>
        </w:rPr>
        <w:t>17</w:t>
      </w:r>
      <w:r w:rsidRPr="00D36D38">
        <w:rPr>
          <w:sz w:val="24"/>
          <w:szCs w:val="24"/>
        </w:rPr>
        <w:t>, this finding suggests higher niche similarity for cryospheric bacteria compared to their non-cryospheric equivalents. This evokes specific selective constraints of cryospheric environments acting on taxa across the entire bacterial tree of life. Interestingly, when we further examined radiation patterns, we found that taxa in a given cryospheric microbial community had on average larger phylogenetic distances (α-MPD) than their counterparts in a non-cryospheric community (</w:t>
      </w:r>
      <w:r w:rsidRPr="00D36D38">
        <w:rPr>
          <w:i/>
          <w:sz w:val="24"/>
          <w:szCs w:val="24"/>
        </w:rPr>
        <w:t>linear model</w:t>
      </w:r>
      <w:r w:rsidRPr="00D36D38">
        <w:rPr>
          <w:sz w:val="24"/>
          <w:szCs w:val="24"/>
        </w:rPr>
        <w:t xml:space="preserve">, </w:t>
      </w:r>
      <w:r w:rsidRPr="00D36D38">
        <w:rPr>
          <w:i/>
          <w:sz w:val="24"/>
          <w:szCs w:val="24"/>
        </w:rPr>
        <w:t>p &lt; 0.001</w:t>
      </w:r>
      <w:r w:rsidRPr="00D36D38">
        <w:rPr>
          <w:sz w:val="24"/>
          <w:szCs w:val="24"/>
        </w:rPr>
        <w:t xml:space="preserve">). </w:t>
      </w:r>
      <w:r w:rsidRPr="00D36D38">
        <w:rPr>
          <w:color w:val="000000" w:themeColor="text1"/>
          <w:sz w:val="24"/>
          <w:szCs w:val="24"/>
        </w:rPr>
        <w:t>This could suggest early radiation events with subsequent “pruning” of phylogenetic diversity, which would explain the observed patterns</w:t>
      </w:r>
      <w:r w:rsidRPr="00D36D38">
        <w:rPr>
          <w:color w:val="000000" w:themeColor="text1"/>
          <w:sz w:val="24"/>
          <w:szCs w:val="24"/>
          <w:vertAlign w:val="superscript"/>
        </w:rPr>
        <w:t>18</w:t>
      </w:r>
      <w:r w:rsidRPr="00D36D38">
        <w:rPr>
          <w:color w:val="000000" w:themeColor="text1"/>
          <w:sz w:val="24"/>
          <w:szCs w:val="24"/>
        </w:rPr>
        <w:t>. However, we cannot exclude nor disentangle the action of contemporary evolutionary and assembly processes</w:t>
      </w:r>
      <w:r w:rsidR="00D5072E" w:rsidRPr="00D36D38">
        <w:rPr>
          <w:color w:val="000000" w:themeColor="text1"/>
          <w:sz w:val="24"/>
          <w:szCs w:val="24"/>
        </w:rPr>
        <w:t xml:space="preserve"> </w:t>
      </w:r>
      <w:r w:rsidRPr="00D36D38">
        <w:rPr>
          <w:color w:val="000000" w:themeColor="text1"/>
          <w:sz w:val="24"/>
          <w:szCs w:val="24"/>
        </w:rPr>
        <w:t>that can jointly shape community phylogenies</w:t>
      </w:r>
      <w:r w:rsidR="00D5072E" w:rsidRPr="00D36D38">
        <w:rPr>
          <w:color w:val="000000" w:themeColor="text1"/>
          <w:sz w:val="24"/>
          <w:szCs w:val="24"/>
        </w:rPr>
        <w:t>.</w:t>
      </w:r>
      <w:r w:rsidR="008730FE" w:rsidRPr="00D36D38">
        <w:rPr>
          <w:color w:val="000000" w:themeColor="text1"/>
          <w:sz w:val="24"/>
          <w:szCs w:val="24"/>
        </w:rPr>
        <w:t xml:space="preserve"> </w:t>
      </w:r>
      <w:r w:rsidR="00B6690B" w:rsidRPr="00D36D38">
        <w:rPr>
          <w:color w:val="000000" w:themeColor="text1"/>
          <w:sz w:val="24"/>
          <w:szCs w:val="24"/>
        </w:rPr>
        <w:t>For example, transduction and genome plasticity have repeatedly been linked with cold adaptation in cryospheric bacteria</w:t>
      </w:r>
      <w:r w:rsidR="00B6690B" w:rsidRPr="00D36D38">
        <w:rPr>
          <w:color w:val="000000" w:themeColor="text1"/>
          <w:sz w:val="24"/>
          <w:szCs w:val="24"/>
        </w:rPr>
        <w:fldChar w:fldCharType="begin"/>
      </w:r>
      <w:r w:rsidR="00DD1B17" w:rsidRPr="00D36D38">
        <w:rPr>
          <w:color w:val="000000" w:themeColor="text1"/>
          <w:sz w:val="24"/>
          <w:szCs w:val="24"/>
        </w:rPr>
        <w:instrText xml:space="preserve"> ADDIN ZOTERO_ITEM CSL_CITATION {"citationID":"HCIW4z4e","properties":{"formattedCitation":"\\super 1\\uc0\\u8211{}4\\nosupersub{}","plainCitation":"1–4","noteIndex":0},"citationItems":[{"id":4035,"uris":["http://zotero.org/users/7217550/items/R3QBU3VV"],"uri":["http://zotero.org/users/7217550/items/R3QBU3VV"],"itemData":{"id":4035,"type":"article-journal","abstract":"The genus Octadecabacter is a member of the ubiquitous marine Roseobacter clade. The two described species of this genus, Octadecabacter arcticus and Octadecabacter antarcticus, are psychrophilic and display a bipolar distribution. Here we provide the manually annotated and finished genome sequences of the type strains O. arcticus 238 and O. antarcticus 307, isolated from sea ice of the Arctic and Antarctic, respectively. Both genomes exhibit a high genome plasticity caused by an unusually high density and diversity of transposable elements. This could explain the discrepancy between the low genome synteny and high 16S rRNA gene sequence similarity between both strains. Numerous characteristic features were identified in the Octadecabacter genomes, which show indications of horizontal gene transfer and may represent specific adaptations to the habitats of the strains. These include a gene cluster encoding the synthesis and degradation of cyanophycin in O. arcticus 238, which is absent in O. antarcticus 307 and unique among the Roseobacter clade. Furthermore, genes representing a new subgroup of xanthorhodopsins as an adaptation to icy environments are present in both Octadecabacter strains. This new xanthorhodopsin subgroup differs from the previously characterized xanthorhodopsins of Salinibacter ruber and Gloeobacter violaceus in phylogeny, biogeography and the potential to bind 4-keto-carotenoids. Biochemical characterization of the Octadecabacter xanthorhodopsins revealed that they function as light-driven proton pumps.","container-title":"PLOS ONE","DOI":"10.1371/journal.pone.0063422","ISSN":"1932-6203","issue":"5","journalAbbreviation":"PLOS ONE","language":"en","note":"publisher: Public Library of Science","page":"e63422","source":"PLoS Journals","title":"Poles Apart: Arctic and Antarctic Octadecabacter strains Share High Genome Plasticity and a New Type of Xanthorhodopsin","title-short":"Poles Apart","volume":"8","author":[{"family":"Vollmers","given":"John"},{"family":"Voget","given":"Sonja"},{"family":"Dietrich","given":"Sascha"},{"family":"Gollnow","given":"Kathleen"},{"family":"Smits","given":"Maike"},{"family":"Meyer","given":"Katja"},{"family":"Brinkhoff","given":"Thorsten"},{"family":"Simon","given":"Meinhard"},{"family":"Daniel","given":"Rolf"}],"issued":{"date-parts":[["2013",5,6]]}}},{"id":4034,"uris":["http://zotero.org/users/7217550/items/E8DYNCQQ"],"uri":["http://zotero.org/users/7217550/items/E8DYNCQQ"],"itemData":{"id":4034,"type":"article-journal","abstract":"Snow and ice environments cover up to 21% of the Earth's surface. They have been regarded as extreme environments because of their low temperatures, high UV irradiation, low nutrients and low water availability, and thus, their microbial activity has not been considered relevant from a global microbial ecology viewpoint. In this review, we focus on why snow and ice habitats might not be extreme from a microbiological perspective. Microorganisms interact closely with the abiotic conditions imposed by snow and ice habitats by having diverse adaptations, that include genetic resistance mechanisms, to different types of stresses in addition to inhabiting various niches where these potential stresses might be reduced. The microbial communities inhabiting snow and ice are not only abundant and taxonomically diverse, but complex in terms of their interactions. Altogether, snow and ice seem to be true ecosystems with a role in global biogeochemical cycles that has likely been underestimated. Future work should expand past resistance studies to understanding the function of these ecosystems.","collection-title":"Special issue on Microbial diversity, adaptation and evolution","container-title":"Research in Microbiology","DOI":"10.1016/j.resmic.2015.09.002","ISSN":"0923-2508","issue":"10","journalAbbreviation":"Research in Microbiology","language":"en","page":"782-795","source":"ScienceDirect","title":"Snow and ice ecosystems: not so extreme","title-short":"Snow and ice ecosystems","volume":"166","author":[{"family":"Maccario","given":"Lorrie"},{"family":"Sanguino","given":"Laura"},{"family":"Vogel","given":"Timothy M."},{"family":"Larose","given":"Catherine"}],"issued":{"date-parts":[["2015",12,1]]}}},{"id":4033,"uris":["http://zotero.org/users/7217550/items/NEMIJ82L"],"uri":["http://zotero.org/users/7217550/items/NEMIJ82L"],"itemData":{"id":4033,"type":"article-journal","abstract":"Cold-active bacteria of the genus Polaromonas (class Betaproteobacteria) are important components of glacial microbiomes. In this study, extrachromosomal replicons of 26 psychrotolerant Polaromonas strains, isolated from Arctic and Antarctic glaciers, were identified, sequenced, and characterized. The plasmidome of these strains consists of 13 replicons, ranging in size from 3,378 to 101,077 bp. In silico sequence analyses identified the conserved backbones of these plasmids, composed of genes required for plasmid replication, stable maintenance, and conjugal transfer. Host range analysis revealed that all of the identified plasmids are narrow-host-range replicons, only able to replicate in bacteria of closely related genera (Polaromonas and Variovorax) of the Comamonadaceae family. Special attention was paid to the identification of plasmid auxiliary genetic information, which may contribute to the adaptation of bacteria to environmental conditions occurring in glaciers. Detailed analysis revealed the presence of genes encoding proteins potentially involved in (i) protection against reactive oxygen species, ultraviolet radiation, and low temperatures; (ii) transport and metabolism of organic compounds; (iii) transport of metal ions; and (iv) resistance to heavy metals. Some of the plasmids also carry genes required for the molecular assembly of iron–sulfur [Fe-S] clusters. Functional analysis of the predicted heavy metal resistance determinants demonstrated that their activity varies, depending on the host strain. This study provides the first molecular insight into the mobile DNA of Polaromonas spp. inhabiting polar glaciers. It has generated valuable data on the structure and properties of a pool of plasmids and highlighted their role in the biology of psychrotolerant Polaromonas strains and their adaptation to the environmental conditions of Arctic and Antarctic glaciers.","container-title":"Frontiers in Microbiology","ISSN":"1664-302X","source":"Frontiers","title":"Plasmids of Psychrotolerant Polaromonas spp. Isolated From Arctic and Antarctic Glaciers – Diversity and Role in Adaptation to Polar Environments","URL":"https://www.frontiersin.org/article/10.3389/fmicb.2018.01285","volume":"9","author":[{"family":"Ciok","given":"Anna"},{"family":"Budzik","given":"Karol"},{"family":"Zdanowski","given":"Marek K."},{"family":"Gawor","given":"Jan"},{"family":"Grzesiak","given":"Jakub"},{"family":"Decewicz","given":"Przemyslaw"},{"family":"Gromadka","given":"Robert"},{"family":"Bartosik","given":"Dariusz"},{"family":"Dziewit","given":"Lukasz"}],"accessed":{"date-parts":[["2022",2,24]]},"issued":{"date-parts":[["2018"]]}}},{"id":4043,"uris":["http://zotero.org/users/7217550/items/3NRB8SGZ"],"uri":["http://zotero.org/users/7217550/items/3NRB8SGZ"],"itemData":{"id":4043,"type":"article-journal","abstract":"Subzero hypersaline brines are liquid microbial habitats within otherwise frozen environments, where concentrated dissolved salts prevent freezing. Such extreme conditions presumably require unique microbial adaptations, and possibly altered ecologies, but specific strategies remain largely unknown. Here we examined prokaryotic taxonomic and functional diversity in two seawater-derived subzero hypersaline brines: first-year sea ice, subject to seasonally fluctuating conditions; and ancient cryopeg, under relatively stable conditions geophysically isolated in permafrost. Overall, both taxonomic composition and functional potential were starkly different. Taxonomically, sea-ice brine communities (</w:instrText>
      </w:r>
      <w:r w:rsidR="00DD1B17" w:rsidRPr="00D36D38">
        <w:rPr>
          <w:rFonts w:ascii="Cambria Math" w:hAnsi="Cambria Math" w:cs="Cambria Math"/>
          <w:color w:val="000000" w:themeColor="text1"/>
          <w:sz w:val="24"/>
          <w:szCs w:val="24"/>
        </w:rPr>
        <w:instrText>∼</w:instrText>
      </w:r>
      <w:r w:rsidR="00DD1B17" w:rsidRPr="00D36D38">
        <w:rPr>
          <w:color w:val="000000" w:themeColor="text1"/>
          <w:sz w:val="24"/>
          <w:szCs w:val="24"/>
        </w:rPr>
        <w:instrText>105 cells mL–1) had greater richness, more diversity and were dominated by bacterial genera, including Polaribacter, Paraglaciecola, Colwellia, and Glaciecola, whereas the more densely inhabited cryopeg brines (</w:instrText>
      </w:r>
      <w:r w:rsidR="00DD1B17" w:rsidRPr="00D36D38">
        <w:rPr>
          <w:rFonts w:ascii="Cambria Math" w:hAnsi="Cambria Math" w:cs="Cambria Math"/>
          <w:color w:val="000000" w:themeColor="text1"/>
          <w:sz w:val="24"/>
          <w:szCs w:val="24"/>
        </w:rPr>
        <w:instrText>∼</w:instrText>
      </w:r>
      <w:r w:rsidR="00DD1B17" w:rsidRPr="00D36D38">
        <w:rPr>
          <w:color w:val="000000" w:themeColor="text1"/>
          <w:sz w:val="24"/>
          <w:szCs w:val="24"/>
        </w:rPr>
        <w:instrText xml:space="preserve">108 cells mL–1) lacked these genera and instead were dominated by Marinobacter. Functionally, however, sea ice encoded fewer accessory traits and lower average genomic copy numbers for shared traits, though DNA replication and repair were elevated; in contrast, microbes in cryopeg brines had greater genetic versatility with elevated abundances of accessory traits involved in sensing, responding to environmental cues, transport, mobile elements (transposases and plasmids), toxin-antitoxin systems, and type VI secretion systems. Together these genomic features suggest adaptations and capabilities of sea-ice communities manifesting at the community level through seasonal ecological succession, whereas the denser cryopeg communities appear adapted to intense bacterial competition, leaving fewer genera to dominate with brine-specific adaptations and social interactions that sacrifice some members for the benefit of others. Such cryopeg genomic traits provide insight into how long-term environmental stability may enable life to survive extreme conditions.","container-title":"Frontiers in Microbiology","ISSN":"1664-302X","source":"Frontiers","title":"Divergent Genomic Adaptations in the Microbiomes of Arctic Subzero Sea-Ice and Cryopeg Brines","URL":"https://www.frontiersin.org/article/10.3389/fmicb.2021.701186","volume":"12","author":[{"family":"Rapp","given":"Josephine Z."},{"family":"Sullivan","given":"Matthew B."},{"family":"Deming","given":"Jody W."}],"accessed":{"date-parts":[["2022",2,24]]},"issued":{"date-parts":[["2021"]]}}}],"schema":"https://github.com/citation-style-language/schema/raw/master/csl-citation.json"} </w:instrText>
      </w:r>
      <w:r w:rsidR="00B6690B" w:rsidRPr="00D36D38">
        <w:rPr>
          <w:color w:val="000000" w:themeColor="text1"/>
          <w:sz w:val="24"/>
          <w:szCs w:val="24"/>
        </w:rPr>
        <w:fldChar w:fldCharType="separate"/>
      </w:r>
      <w:r w:rsidR="00DD1B17" w:rsidRPr="00D36D38">
        <w:rPr>
          <w:color w:val="000000" w:themeColor="text1"/>
          <w:sz w:val="24"/>
          <w:vertAlign w:val="superscript"/>
        </w:rPr>
        <w:t>1–4</w:t>
      </w:r>
      <w:r w:rsidR="00B6690B" w:rsidRPr="00D36D38">
        <w:rPr>
          <w:color w:val="000000" w:themeColor="text1"/>
          <w:sz w:val="24"/>
          <w:szCs w:val="24"/>
        </w:rPr>
        <w:fldChar w:fldCharType="end"/>
      </w:r>
      <w:r w:rsidR="00B6690B" w:rsidRPr="00D36D38">
        <w:rPr>
          <w:color w:val="000000" w:themeColor="text1"/>
          <w:sz w:val="24"/>
          <w:szCs w:val="24"/>
        </w:rPr>
        <w:t>. Moreover, horizontal gene transfer has also been shown to promote the diffusion of cold-adaptation genes</w:t>
      </w:r>
      <w:r w:rsidR="00B6690B" w:rsidRPr="00D36D38">
        <w:rPr>
          <w:color w:val="000000" w:themeColor="text1"/>
          <w:sz w:val="24"/>
          <w:szCs w:val="24"/>
        </w:rPr>
        <w:fldChar w:fldCharType="begin"/>
      </w:r>
      <w:r w:rsidR="00DD1B17" w:rsidRPr="00D36D38">
        <w:rPr>
          <w:color w:val="000000" w:themeColor="text1"/>
          <w:sz w:val="24"/>
          <w:szCs w:val="24"/>
        </w:rPr>
        <w:instrText xml:space="preserve"> ADDIN ZOTERO_ITEM CSL_CITATION {"citationID":"WgdhePsj","properties":{"formattedCitation":"\\super 5\\nosupersub{}","plainCitation":"5","noteIndex":0},"citationItems":[{"id":4040,"uris":["http://zotero.org/users/7217550/items/JJ7JUZQY"],"uri":["http://zotero.org/users/7217550/items/JJ7JUZQY"],"itemData":{"id":4040,"type":"report","abstract":"The Arctic Ocean is being impacted by warming temperatures, increasing freshwater and highly variable ice conditions. The microalgal communities underpinning Arctic marine food webs, once thought to be dominated by diatoms, include a phylogenetically diverse range of small algal species, whose biology remains poorly understood. Here, we present genome sequences of a cryptomonad, a haptophyte, a chrysophyte, and a pelagophyte, isolated from the Arctic water column and ice. Comparing protein family distributions and sequence similarity across a densely-sampled set of algal genomes and transcriptomes, we note striking convergences in the biology of distantly related small Arctic algae, compared to non-Arctic relatives; although this convergence is largely exclusive of Arctic diatoms. Using high-throughput phylogenetic approaches, incorporating environmental sequence data from Tara Oceans, we demonstrate that this convergence was partly explained by horizontal gene transfers (HGT) between Arctic species, in over at least 30 other discrete gene families, and most notably in ice-binding domains (IBD). These Arctic-specific genes have been repeatedly transferred between Arctic algae, and are independent of equivalent HGTs in the Antarctic Southern Ocean. Our data provide insights into the specialized Arctic marine microbiome, and underlines the role of geographically-limited HGT as a driver of environmental adaptation in eukaryotic algae.","language":"en","note":"DOI: 10.1101/2021.07.31.454568\nsection: New Results\ntype: article","page":"2021.07.31.454568","publisher":"bioRxiv","source":"bioRxiv","title":"Within-Arctic horizontal gene transfer as a driver of convergent evolution in distantly related microalgae","URL":"https://www.biorxiv.org/content/10.1101/2021.07.31.454568v1","author":[{"family":"Dorrell","given":"Richard G."},{"family":"Kuo","given":"Alan"},{"family":"Füssy","given":"Zoltan"},{"family":"Richardson","given":"Elisabeth"},{"family":"Salamov","given":"Asaf"},{"family":"Zarevski","given":"Nikola"},{"family":"Freyria","given":"Nastasia J."},{"family":"Ibarbalz","given":"Federico M."},{"family":"Jenkins","given":"Jerry"},{"family":"Karlusich","given":"Juan Jose Pierella"},{"family":"Steindorff","given":"Andrei Stecca"},{"family":"Edgar","given":"Robyn E."},{"family":"Handley","given":"Lori"},{"family":"Lail","given":"Kathleen"},{"family":"Lipzen","given":"Anna"},{"family":"Lombard","given":"Vincent"},{"family":"McFarlane","given":"John"},{"family":"Nef","given":"Charlotte"},{"family":"Vanclová","given":"Anna M. G. Novák"},{"family":"Peng","given":"Yi"},{"family":"Plott","given":"Chris"},{"family":"Potvin","given":"Marianne"},{"family":"Vieira","given":"Fabio Rocha Jimenez"},{"family":"Barry","given":"Kerrie"},{"family":"Dacks","given":"Joel B."},{"family":"Vargas","given":"Colomban","dropping-particle":"de"},{"family":"Henrissat","given":"Bernard"},{"family":"Pelletier","given":"Eric"},{"family":"Schmutz","given":"Jeremy"},{"family":"Wincker","given":"Patrick"},{"family":"Bowler","given":"Chris"},{"family":"Grigoriev","given":"Igor V."},{"family":"Lovejoy","given":"Connie"}],"accessed":{"date-parts":[["2022",2,24]]},"issued":{"date-parts":[["2021",8,2]]}}}],"schema":"https://github.com/citation-style-language/schema/raw/master/csl-citation.json"} </w:instrText>
      </w:r>
      <w:r w:rsidR="00B6690B" w:rsidRPr="00D36D38">
        <w:rPr>
          <w:color w:val="000000" w:themeColor="text1"/>
          <w:sz w:val="24"/>
          <w:szCs w:val="24"/>
        </w:rPr>
        <w:fldChar w:fldCharType="separate"/>
      </w:r>
      <w:r w:rsidR="00DD1B17" w:rsidRPr="00D36D38">
        <w:rPr>
          <w:color w:val="000000" w:themeColor="text1"/>
          <w:sz w:val="24"/>
          <w:vertAlign w:val="superscript"/>
        </w:rPr>
        <w:t>5</w:t>
      </w:r>
      <w:r w:rsidR="00B6690B" w:rsidRPr="00D36D38">
        <w:rPr>
          <w:color w:val="000000" w:themeColor="text1"/>
          <w:sz w:val="24"/>
          <w:szCs w:val="24"/>
        </w:rPr>
        <w:fldChar w:fldCharType="end"/>
      </w:r>
      <w:r w:rsidR="00B6690B" w:rsidRPr="00D36D38">
        <w:rPr>
          <w:color w:val="000000" w:themeColor="text1"/>
          <w:sz w:val="24"/>
          <w:szCs w:val="24"/>
        </w:rPr>
        <w:t>.</w:t>
      </w:r>
      <w:r w:rsidR="00DD1B17" w:rsidRPr="00D36D38">
        <w:rPr>
          <w:color w:val="000000" w:themeColor="text1"/>
          <w:sz w:val="24"/>
          <w:szCs w:val="24"/>
        </w:rPr>
        <w:t xml:space="preserve"> </w:t>
      </w:r>
      <w:r w:rsidRPr="00D36D38">
        <w:rPr>
          <w:color w:val="000000" w:themeColor="text1"/>
          <w:sz w:val="24"/>
          <w:szCs w:val="24"/>
        </w:rPr>
        <w:t xml:space="preserve">Nevertheless, given the large number and breadth of included cryospheric ecosystems, we posit that the topologies of the inferred phylogenies are less prone to assembly processes. We rather </w:t>
      </w:r>
      <w:r w:rsidR="00A777CB" w:rsidRPr="00D36D38">
        <w:rPr>
          <w:color w:val="000000" w:themeColor="text1"/>
          <w:sz w:val="24"/>
          <w:szCs w:val="24"/>
        </w:rPr>
        <w:t>interpret</w:t>
      </w:r>
      <w:r w:rsidRPr="00D36D38">
        <w:rPr>
          <w:color w:val="000000" w:themeColor="text1"/>
          <w:sz w:val="24"/>
          <w:szCs w:val="24"/>
        </w:rPr>
        <w:t xml:space="preserve"> </w:t>
      </w:r>
      <w:r w:rsidR="000111F1" w:rsidRPr="00D36D38">
        <w:rPr>
          <w:color w:val="000000" w:themeColor="text1"/>
          <w:sz w:val="24"/>
          <w:szCs w:val="24"/>
        </w:rPr>
        <w:t xml:space="preserve">that </w:t>
      </w:r>
      <w:r w:rsidRPr="00D36D38">
        <w:rPr>
          <w:color w:val="000000" w:themeColor="text1"/>
          <w:sz w:val="24"/>
          <w:szCs w:val="24"/>
        </w:rPr>
        <w:t>the observed patterns a</w:t>
      </w:r>
      <w:r w:rsidR="000111F1" w:rsidRPr="00D36D38">
        <w:rPr>
          <w:color w:val="000000" w:themeColor="text1"/>
          <w:sz w:val="24"/>
          <w:szCs w:val="24"/>
        </w:rPr>
        <w:t>re</w:t>
      </w:r>
      <w:r w:rsidRPr="00D36D38">
        <w:rPr>
          <w:color w:val="000000" w:themeColor="text1"/>
          <w:sz w:val="24"/>
          <w:szCs w:val="24"/>
        </w:rPr>
        <w:t xml:space="preserve"> signs of early and constrained radiation in the cryospheric microbiome. </w:t>
      </w:r>
      <w:r w:rsidRPr="00D36D38">
        <w:rPr>
          <w:color w:val="000000" w:themeColor="text1"/>
          <w:sz w:val="24"/>
          <w:szCs w:val="24"/>
        </w:rPr>
        <w:lastRenderedPageBreak/>
        <w:t>Collectively, these results point to similar evolutionary trajectories in cryospheric microbiomes, probably owing to similar environmental conditions across various cryospheric ecosystems, over timescales, relevant for bacterial macroevolution.</w:t>
      </w:r>
    </w:p>
    <w:p w14:paraId="633EFC3D" w14:textId="5D891481" w:rsidR="00C1497F" w:rsidRPr="00D36D38" w:rsidDel="000629E2" w:rsidRDefault="00393347">
      <w:pPr>
        <w:rPr>
          <w:del w:id="3" w:author="Microsoft Office User" w:date="2022-02-25T12:42:00Z"/>
          <w:color w:val="FF0000"/>
          <w:sz w:val="24"/>
          <w:szCs w:val="24"/>
        </w:rPr>
      </w:pPr>
      <w:r w:rsidRPr="00D36D38">
        <w:rPr>
          <w:sz w:val="24"/>
          <w:szCs w:val="24"/>
        </w:rPr>
        <w:t>The abundance of a given species in an ecosystem generally reflects its fitness and adaptive capacity to the respective environmental conditions. Therefore, we explored patterns of differential abundance (</w:t>
      </w:r>
      <w:r w:rsidRPr="00D36D38">
        <w:rPr>
          <w:i/>
          <w:sz w:val="24"/>
          <w:szCs w:val="24"/>
        </w:rPr>
        <w:t>Methods</w:t>
      </w:r>
      <w:r w:rsidRPr="00D36D38">
        <w:rPr>
          <w:sz w:val="24"/>
          <w:szCs w:val="24"/>
        </w:rPr>
        <w:t xml:space="preserve">), and found </w:t>
      </w:r>
      <w:r w:rsidR="00D411D9" w:rsidRPr="00D36D38">
        <w:rPr>
          <w:sz w:val="24"/>
          <w:szCs w:val="24"/>
        </w:rPr>
        <w:t>589</w:t>
      </w:r>
      <w:r w:rsidRPr="00D36D38">
        <w:rPr>
          <w:sz w:val="24"/>
          <w:szCs w:val="24"/>
        </w:rPr>
        <w:t xml:space="preserve"> bacterial genera with higher abundances in cryospheric compared to non-cryospheric samples (</w:t>
      </w:r>
      <w:proofErr w:type="spellStart"/>
      <w:r w:rsidRPr="00D36D38">
        <w:rPr>
          <w:sz w:val="24"/>
          <w:szCs w:val="24"/>
        </w:rPr>
        <w:t>Ancom</w:t>
      </w:r>
      <w:proofErr w:type="spellEnd"/>
      <w:r w:rsidRPr="00D36D38">
        <w:rPr>
          <w:sz w:val="24"/>
          <w:szCs w:val="24"/>
        </w:rPr>
        <w:t xml:space="preserve">, W statistic &gt; 0.7, CLR mean difference &gt; 0) that hereafter will be referred to as ‘cryospheric genera’. These genera were distributed widely across the bacterial tree of life and encompassed </w:t>
      </w:r>
      <w:r w:rsidR="00D411D9" w:rsidRPr="00D36D38">
        <w:rPr>
          <w:sz w:val="24"/>
          <w:szCs w:val="24"/>
        </w:rPr>
        <w:t>46</w:t>
      </w:r>
      <w:r w:rsidRPr="00D36D38">
        <w:rPr>
          <w:sz w:val="24"/>
          <w:szCs w:val="24"/>
        </w:rPr>
        <w:t xml:space="preserve"> different phyl</w:t>
      </w:r>
      <w:r w:rsidRPr="00D36D38">
        <w:rPr>
          <w:color w:val="000000"/>
          <w:sz w:val="24"/>
          <w:szCs w:val="24"/>
        </w:rPr>
        <w:t xml:space="preserve">a. </w:t>
      </w:r>
      <w:del w:id="4" w:author="Microsoft Office User" w:date="2022-02-25T12:42:00Z">
        <w:r w:rsidRPr="00382D9C" w:rsidDel="000629E2">
          <w:rPr>
            <w:sz w:val="24"/>
            <w:szCs w:val="24"/>
          </w:rPr>
          <w:delText>In this cont</w:delText>
        </w:r>
        <w:r w:rsidRPr="00D36D38" w:rsidDel="000629E2">
          <w:rPr>
            <w:sz w:val="24"/>
            <w:szCs w:val="24"/>
          </w:rPr>
          <w:delText>ext, our findings posit the hypothesis that cold tolerance may either be ancestral, or an acquired trait that arose multiple times across the tree of life, potentially facilitated by horizontal gene transfer</w:delText>
        </w:r>
        <w:r w:rsidRPr="00D36D38" w:rsidDel="000629E2">
          <w:rPr>
            <w:sz w:val="24"/>
            <w:szCs w:val="24"/>
            <w:vertAlign w:val="superscript"/>
          </w:rPr>
          <w:delText>19,</w:delText>
        </w:r>
        <w:r w:rsidRPr="00D36D38" w:rsidDel="000629E2">
          <w:rPr>
            <w:color w:val="000000" w:themeColor="text1"/>
            <w:sz w:val="24"/>
            <w:szCs w:val="24"/>
            <w:vertAlign w:val="superscript"/>
          </w:rPr>
          <w:delText>20</w:delText>
        </w:r>
        <w:r w:rsidRPr="00D36D38" w:rsidDel="000629E2">
          <w:rPr>
            <w:color w:val="000000" w:themeColor="text1"/>
            <w:sz w:val="24"/>
            <w:szCs w:val="24"/>
          </w:rPr>
          <w:delText xml:space="preserve">. </w:delText>
        </w:r>
      </w:del>
      <w:r w:rsidRPr="00D36D38">
        <w:rPr>
          <w:color w:val="000000" w:themeColor="text1"/>
          <w:sz w:val="24"/>
          <w:szCs w:val="24"/>
        </w:rPr>
        <w:t xml:space="preserve">Nevertheless, cryospheric genera were found to be particularly concentrated in </w:t>
      </w:r>
      <w:r w:rsidR="00882495" w:rsidRPr="00D36D38">
        <w:rPr>
          <w:color w:val="000000" w:themeColor="text1"/>
          <w:sz w:val="24"/>
          <w:szCs w:val="24"/>
        </w:rPr>
        <w:t>two</w:t>
      </w:r>
      <w:r w:rsidRPr="00D36D38">
        <w:rPr>
          <w:color w:val="000000" w:themeColor="text1"/>
          <w:sz w:val="24"/>
          <w:szCs w:val="24"/>
        </w:rPr>
        <w:t xml:space="preserve"> phyla, namely </w:t>
      </w:r>
      <w:r w:rsidRPr="00D36D38">
        <w:rPr>
          <w:i/>
          <w:color w:val="000000" w:themeColor="text1"/>
          <w:sz w:val="24"/>
          <w:szCs w:val="24"/>
        </w:rPr>
        <w:t>Proteobacteria</w:t>
      </w:r>
      <w:r w:rsidR="00882495" w:rsidRPr="00D36D38">
        <w:rPr>
          <w:color w:val="000000" w:themeColor="text1"/>
          <w:sz w:val="24"/>
          <w:szCs w:val="24"/>
        </w:rPr>
        <w:t xml:space="preserve"> and</w:t>
      </w:r>
      <w:r w:rsidRPr="00D36D38">
        <w:rPr>
          <w:color w:val="000000" w:themeColor="text1"/>
          <w:sz w:val="24"/>
          <w:szCs w:val="24"/>
        </w:rPr>
        <w:t xml:space="preserve"> </w:t>
      </w:r>
      <w:proofErr w:type="spellStart"/>
      <w:proofErr w:type="gramStart"/>
      <w:r w:rsidRPr="00D36D38">
        <w:rPr>
          <w:i/>
          <w:color w:val="000000" w:themeColor="text1"/>
          <w:sz w:val="24"/>
          <w:szCs w:val="24"/>
        </w:rPr>
        <w:t>Bacteroidota</w:t>
      </w:r>
      <w:proofErr w:type="spellEnd"/>
      <w:r w:rsidRPr="00D36D38">
        <w:rPr>
          <w:color w:val="000000" w:themeColor="text1"/>
          <w:sz w:val="24"/>
          <w:szCs w:val="24"/>
        </w:rPr>
        <w:t>(</w:t>
      </w:r>
      <w:proofErr w:type="gramEnd"/>
      <w:r w:rsidRPr="00D36D38">
        <w:rPr>
          <w:color w:val="000000" w:themeColor="text1"/>
          <w:sz w:val="24"/>
          <w:szCs w:val="24"/>
        </w:rPr>
        <w:t>Fig. 2A)</w:t>
      </w:r>
      <w:r w:rsidR="00882495" w:rsidRPr="00D36D38">
        <w:rPr>
          <w:color w:val="000000" w:themeColor="text1"/>
          <w:sz w:val="24"/>
          <w:szCs w:val="24"/>
        </w:rPr>
        <w:t>.</w:t>
      </w:r>
      <w:r w:rsidRPr="00D36D38">
        <w:rPr>
          <w:color w:val="000000" w:themeColor="text1"/>
          <w:sz w:val="24"/>
          <w:szCs w:val="24"/>
        </w:rPr>
        <w:t xml:space="preserve"> </w:t>
      </w:r>
      <w:del w:id="5" w:author="Microsoft Office User" w:date="2022-02-25T12:42:00Z">
        <w:r w:rsidR="00882495" w:rsidRPr="00D36D38" w:rsidDel="000629E2">
          <w:rPr>
            <w:color w:val="FF0000"/>
            <w:sz w:val="24"/>
            <w:szCs w:val="24"/>
          </w:rPr>
          <w:delText xml:space="preserve"> …</w:delText>
        </w:r>
        <w:r w:rsidRPr="00D36D38" w:rsidDel="000629E2">
          <w:rPr>
            <w:color w:val="FF0000"/>
            <w:sz w:val="24"/>
            <w:szCs w:val="24"/>
          </w:rPr>
          <w:delText xml:space="preserve"> supports our notion of early radiation events in the cryospheric microbiome</w:delText>
        </w:r>
        <w:r w:rsidR="007C71A8" w:rsidRPr="00D36D38" w:rsidDel="000629E2">
          <w:rPr>
            <w:color w:val="FF0000"/>
            <w:sz w:val="24"/>
            <w:szCs w:val="24"/>
          </w:rPr>
          <w:delText>.</w:delText>
        </w:r>
      </w:del>
    </w:p>
    <w:p w14:paraId="025FAC9F" w14:textId="7F013AF2" w:rsidR="00C1497F" w:rsidRPr="00D36D38" w:rsidRDefault="00393347">
      <w:pPr>
        <w:rPr>
          <w:sz w:val="24"/>
          <w:szCs w:val="24"/>
        </w:rPr>
      </w:pPr>
      <w:r w:rsidRPr="00D36D38">
        <w:rPr>
          <w:sz w:val="24"/>
          <w:szCs w:val="24"/>
        </w:rPr>
        <w:t xml:space="preserve">A large number </w:t>
      </w:r>
      <w:del w:id="6" w:author="Microsoft Office User" w:date="2022-02-25T12:42:00Z">
        <w:r w:rsidRPr="00D36D38" w:rsidDel="000629E2">
          <w:rPr>
            <w:sz w:val="24"/>
            <w:szCs w:val="24"/>
          </w:rPr>
          <w:delText xml:space="preserve">of cryospheric genera </w:delText>
        </w:r>
      </w:del>
      <w:r w:rsidRPr="00D36D38">
        <w:rPr>
          <w:sz w:val="24"/>
          <w:szCs w:val="24"/>
        </w:rPr>
        <w:t xml:space="preserve">belonged to the </w:t>
      </w:r>
      <w:r w:rsidRPr="00D36D38">
        <w:rPr>
          <w:i/>
          <w:sz w:val="24"/>
          <w:szCs w:val="24"/>
        </w:rPr>
        <w:t>Proteobacteria</w:t>
      </w:r>
      <w:r w:rsidRPr="00D36D38">
        <w:rPr>
          <w:sz w:val="24"/>
          <w:szCs w:val="24"/>
        </w:rPr>
        <w:t xml:space="preserve"> phylum, which is in line with the high prevalence of </w:t>
      </w:r>
      <w:r w:rsidRPr="00D36D38">
        <w:rPr>
          <w:i/>
          <w:sz w:val="24"/>
          <w:szCs w:val="24"/>
        </w:rPr>
        <w:t>Alpha</w:t>
      </w:r>
      <w:r w:rsidRPr="00D36D38">
        <w:rPr>
          <w:sz w:val="24"/>
          <w:szCs w:val="24"/>
        </w:rPr>
        <w:t xml:space="preserve">- and </w:t>
      </w:r>
      <w:proofErr w:type="spellStart"/>
      <w:r w:rsidRPr="00D36D38">
        <w:rPr>
          <w:i/>
          <w:sz w:val="24"/>
          <w:szCs w:val="24"/>
        </w:rPr>
        <w:t>Gammaproteobacteria</w:t>
      </w:r>
      <w:proofErr w:type="spellEnd"/>
      <w:r w:rsidRPr="00D36D38">
        <w:rPr>
          <w:sz w:val="24"/>
          <w:szCs w:val="24"/>
        </w:rPr>
        <w:t xml:space="preserve"> typically reported in the cryospheric literature</w:t>
      </w:r>
      <w:r w:rsidRPr="00D36D38">
        <w:rPr>
          <w:sz w:val="24"/>
          <w:szCs w:val="24"/>
          <w:vertAlign w:val="superscript"/>
        </w:rPr>
        <w:t>6,21</w:t>
      </w:r>
      <w:r w:rsidRPr="00D36D38">
        <w:rPr>
          <w:sz w:val="24"/>
          <w:szCs w:val="24"/>
        </w:rPr>
        <w:t xml:space="preserve"> (</w:t>
      </w:r>
      <w:r w:rsidRPr="00D36D38">
        <w:rPr>
          <w:i/>
          <w:sz w:val="24"/>
          <w:szCs w:val="24"/>
        </w:rPr>
        <w:t>Supplementary Text 3</w:t>
      </w:r>
      <w:r w:rsidRPr="00D36D38">
        <w:rPr>
          <w:sz w:val="24"/>
          <w:szCs w:val="24"/>
        </w:rPr>
        <w:t>). Genera belonging to the Alpha</w:t>
      </w:r>
      <w:r w:rsidRPr="00D36D38">
        <w:rPr>
          <w:i/>
          <w:sz w:val="24"/>
          <w:szCs w:val="24"/>
        </w:rPr>
        <w:t>-</w:t>
      </w:r>
      <w:r w:rsidRPr="00D36D38">
        <w:rPr>
          <w:sz w:val="24"/>
          <w:szCs w:val="24"/>
        </w:rPr>
        <w:t xml:space="preserve"> and </w:t>
      </w:r>
      <w:proofErr w:type="spellStart"/>
      <w:r w:rsidRPr="00D36D38">
        <w:rPr>
          <w:sz w:val="24"/>
          <w:szCs w:val="24"/>
        </w:rPr>
        <w:t>Gammaproteobacteria</w:t>
      </w:r>
      <w:proofErr w:type="spellEnd"/>
      <w:r w:rsidRPr="00D36D38">
        <w:rPr>
          <w:sz w:val="24"/>
          <w:szCs w:val="24"/>
        </w:rPr>
        <w:t xml:space="preserve"> classes displayed the highest differential abundance and included </w:t>
      </w:r>
      <w:proofErr w:type="spellStart"/>
      <w:r w:rsidRPr="00D36D38">
        <w:rPr>
          <w:i/>
          <w:sz w:val="24"/>
          <w:szCs w:val="24"/>
        </w:rPr>
        <w:t>Sphingomonas</w:t>
      </w:r>
      <w:proofErr w:type="spellEnd"/>
      <w:r w:rsidRPr="00D36D38">
        <w:rPr>
          <w:sz w:val="24"/>
          <w:szCs w:val="24"/>
        </w:rPr>
        <w:t xml:space="preserve">, </w:t>
      </w:r>
      <w:proofErr w:type="spellStart"/>
      <w:r w:rsidRPr="00D36D38">
        <w:rPr>
          <w:i/>
          <w:sz w:val="24"/>
          <w:szCs w:val="24"/>
        </w:rPr>
        <w:t>Polaromonas</w:t>
      </w:r>
      <w:proofErr w:type="spellEnd"/>
      <w:r w:rsidRPr="00D36D38">
        <w:rPr>
          <w:sz w:val="24"/>
          <w:szCs w:val="24"/>
        </w:rPr>
        <w:t xml:space="preserve">, </w:t>
      </w:r>
      <w:proofErr w:type="spellStart"/>
      <w:r w:rsidR="00485A89" w:rsidRPr="00D36D38">
        <w:rPr>
          <w:i/>
          <w:iCs/>
          <w:sz w:val="24"/>
          <w:szCs w:val="24"/>
        </w:rPr>
        <w:t>Rhodoferax</w:t>
      </w:r>
      <w:proofErr w:type="spellEnd"/>
      <w:r w:rsidRPr="00D36D38">
        <w:rPr>
          <w:i/>
          <w:sz w:val="24"/>
          <w:szCs w:val="24"/>
        </w:rPr>
        <w:t>,</w:t>
      </w:r>
      <w:r w:rsidRPr="00D36D38">
        <w:rPr>
          <w:sz w:val="24"/>
          <w:szCs w:val="24"/>
        </w:rPr>
        <w:t xml:space="preserve"> </w:t>
      </w:r>
      <w:proofErr w:type="spellStart"/>
      <w:r w:rsidR="00485A89" w:rsidRPr="00D36D38">
        <w:rPr>
          <w:i/>
          <w:sz w:val="24"/>
          <w:szCs w:val="24"/>
        </w:rPr>
        <w:t>Brevundimonas</w:t>
      </w:r>
      <w:proofErr w:type="spellEnd"/>
      <w:r w:rsidRPr="00D36D38">
        <w:rPr>
          <w:i/>
          <w:sz w:val="24"/>
          <w:szCs w:val="24"/>
        </w:rPr>
        <w:t xml:space="preserve">, and </w:t>
      </w:r>
      <w:proofErr w:type="spellStart"/>
      <w:r w:rsidR="00485A89" w:rsidRPr="00D36D38">
        <w:rPr>
          <w:i/>
          <w:sz w:val="24"/>
          <w:szCs w:val="24"/>
        </w:rPr>
        <w:t>Acidiphilum</w:t>
      </w:r>
      <w:proofErr w:type="spellEnd"/>
      <w:r w:rsidR="00485A89" w:rsidRPr="00D36D38">
        <w:rPr>
          <w:sz w:val="24"/>
          <w:szCs w:val="24"/>
        </w:rPr>
        <w:t xml:space="preserve"> </w:t>
      </w:r>
      <w:r w:rsidRPr="00D36D38">
        <w:rPr>
          <w:sz w:val="24"/>
          <w:szCs w:val="24"/>
        </w:rPr>
        <w:t>(Fig. 2B) — some of them with taxa typically reported to be psychrophiles</w:t>
      </w:r>
      <w:r w:rsidRPr="00D36D38">
        <w:rPr>
          <w:sz w:val="24"/>
          <w:szCs w:val="24"/>
          <w:vertAlign w:val="superscript"/>
        </w:rPr>
        <w:t>13,22–24</w:t>
      </w:r>
      <w:r w:rsidRPr="00D36D38">
        <w:rPr>
          <w:sz w:val="24"/>
          <w:szCs w:val="24"/>
        </w:rPr>
        <w:t xml:space="preserve">. </w:t>
      </w:r>
      <w:proofErr w:type="spellStart"/>
      <w:r w:rsidRPr="00D36D38">
        <w:rPr>
          <w:i/>
          <w:sz w:val="24"/>
          <w:szCs w:val="24"/>
        </w:rPr>
        <w:t>Bacteroidota</w:t>
      </w:r>
      <w:proofErr w:type="spellEnd"/>
      <w:r w:rsidRPr="00D36D38">
        <w:rPr>
          <w:sz w:val="24"/>
          <w:szCs w:val="24"/>
        </w:rPr>
        <w:t xml:space="preserve"> was the second most important phylum of the cryospheric microbiome with </w:t>
      </w:r>
      <w:proofErr w:type="spellStart"/>
      <w:r w:rsidRPr="00D36D38">
        <w:rPr>
          <w:i/>
          <w:sz w:val="24"/>
          <w:szCs w:val="24"/>
        </w:rPr>
        <w:t>Hymenobacter</w:t>
      </w:r>
      <w:proofErr w:type="spellEnd"/>
      <w:r w:rsidRPr="00D36D38">
        <w:rPr>
          <w:sz w:val="24"/>
          <w:szCs w:val="24"/>
        </w:rPr>
        <w:t xml:space="preserve">, </w:t>
      </w:r>
      <w:proofErr w:type="spellStart"/>
      <w:r w:rsidRPr="00D36D38">
        <w:rPr>
          <w:i/>
          <w:sz w:val="24"/>
          <w:szCs w:val="24"/>
        </w:rPr>
        <w:t>Ferruginibacter</w:t>
      </w:r>
      <w:proofErr w:type="spellEnd"/>
      <w:r w:rsidRPr="00D36D38">
        <w:rPr>
          <w:i/>
          <w:sz w:val="24"/>
          <w:szCs w:val="24"/>
        </w:rPr>
        <w:t>,</w:t>
      </w:r>
      <w:r w:rsidRPr="00D36D38">
        <w:rPr>
          <w:sz w:val="24"/>
          <w:szCs w:val="24"/>
        </w:rPr>
        <w:t xml:space="preserve"> and </w:t>
      </w:r>
      <w:proofErr w:type="spellStart"/>
      <w:r w:rsidRPr="00D36D38">
        <w:rPr>
          <w:i/>
          <w:sz w:val="24"/>
          <w:szCs w:val="24"/>
        </w:rPr>
        <w:t>Polaribacter</w:t>
      </w:r>
      <w:proofErr w:type="spellEnd"/>
      <w:r w:rsidRPr="00D36D38">
        <w:rPr>
          <w:i/>
          <w:sz w:val="24"/>
          <w:szCs w:val="24"/>
        </w:rPr>
        <w:t xml:space="preserve"> </w:t>
      </w:r>
      <w:r w:rsidRPr="00D36D38">
        <w:rPr>
          <w:sz w:val="24"/>
          <w:szCs w:val="24"/>
        </w:rPr>
        <w:t>(for instance) as dominant genera, all of which are known from permafrost soils and ice ecosystems</w:t>
      </w:r>
      <w:r w:rsidRPr="00D36D38">
        <w:rPr>
          <w:sz w:val="24"/>
          <w:szCs w:val="24"/>
          <w:vertAlign w:val="superscript"/>
        </w:rPr>
        <w:t>25,26</w:t>
      </w:r>
      <w:r w:rsidRPr="00D36D38">
        <w:rPr>
          <w:sz w:val="24"/>
          <w:szCs w:val="24"/>
        </w:rPr>
        <w:t>. Furthermore, as previously reported</w:t>
      </w:r>
      <w:r w:rsidRPr="00D36D38">
        <w:rPr>
          <w:sz w:val="24"/>
          <w:szCs w:val="24"/>
          <w:vertAlign w:val="superscript"/>
        </w:rPr>
        <w:t>27,28</w:t>
      </w:r>
      <w:r w:rsidRPr="00D36D38">
        <w:rPr>
          <w:sz w:val="24"/>
          <w:szCs w:val="24"/>
        </w:rPr>
        <w:t xml:space="preserve">, the cryospheric genera included members of the </w:t>
      </w:r>
      <w:r w:rsidRPr="00D36D38">
        <w:rPr>
          <w:i/>
          <w:sz w:val="24"/>
          <w:szCs w:val="24"/>
        </w:rPr>
        <w:t xml:space="preserve">Actinobacteria, </w:t>
      </w:r>
      <w:proofErr w:type="spellStart"/>
      <w:r w:rsidRPr="00D36D38">
        <w:rPr>
          <w:i/>
          <w:sz w:val="24"/>
          <w:szCs w:val="24"/>
        </w:rPr>
        <w:t>Chloroflexi</w:t>
      </w:r>
      <w:proofErr w:type="spellEnd"/>
      <w:r w:rsidRPr="00D36D38">
        <w:rPr>
          <w:sz w:val="24"/>
          <w:szCs w:val="24"/>
        </w:rPr>
        <w:t xml:space="preserve"> and </w:t>
      </w:r>
      <w:r w:rsidRPr="00D36D38">
        <w:rPr>
          <w:i/>
          <w:sz w:val="24"/>
          <w:szCs w:val="24"/>
        </w:rPr>
        <w:t>Cyanobacteria</w:t>
      </w:r>
      <w:r w:rsidRPr="00D36D38">
        <w:rPr>
          <w:sz w:val="24"/>
          <w:szCs w:val="24"/>
        </w:rPr>
        <w:t xml:space="preserve"> phyla, alongside some </w:t>
      </w:r>
      <w:r w:rsidRPr="00D36D38">
        <w:rPr>
          <w:i/>
          <w:sz w:val="24"/>
          <w:szCs w:val="24"/>
        </w:rPr>
        <w:t>Firmicutes</w:t>
      </w:r>
      <w:r w:rsidRPr="00D36D38">
        <w:rPr>
          <w:sz w:val="24"/>
          <w:szCs w:val="24"/>
        </w:rPr>
        <w:t>. The former two are particularly common in supraglacial environments</w:t>
      </w:r>
      <w:r w:rsidRPr="00D36D38">
        <w:rPr>
          <w:sz w:val="24"/>
          <w:szCs w:val="24"/>
          <w:vertAlign w:val="superscript"/>
        </w:rPr>
        <w:t>6</w:t>
      </w:r>
      <w:r w:rsidRPr="00D36D38">
        <w:rPr>
          <w:sz w:val="24"/>
          <w:szCs w:val="24"/>
        </w:rPr>
        <w:t xml:space="preserve">, and </w:t>
      </w:r>
      <w:r w:rsidRPr="00D36D38">
        <w:rPr>
          <w:i/>
          <w:sz w:val="24"/>
          <w:szCs w:val="24"/>
        </w:rPr>
        <w:t>Cyanobacteria</w:t>
      </w:r>
      <w:r w:rsidRPr="00D36D38">
        <w:rPr>
          <w:sz w:val="24"/>
          <w:szCs w:val="24"/>
        </w:rPr>
        <w:t xml:space="preserve"> are important components of cryoconite microbiomes</w:t>
      </w:r>
      <w:r w:rsidRPr="00D36D38">
        <w:rPr>
          <w:sz w:val="24"/>
          <w:szCs w:val="24"/>
          <w:vertAlign w:val="superscript"/>
        </w:rPr>
        <w:t>3</w:t>
      </w:r>
      <w:r w:rsidRPr="00D36D38">
        <w:rPr>
          <w:sz w:val="24"/>
          <w:szCs w:val="24"/>
        </w:rPr>
        <w:t xml:space="preserve">. Our global analyses thus corroborate and extend previous reports on microbiome composition in distinct cryospheric ecosystems. Furthermore, our differential abundance analysis unveiled genera (e.g., </w:t>
      </w:r>
      <w:proofErr w:type="spellStart"/>
      <w:r w:rsidRPr="00D36D38">
        <w:rPr>
          <w:i/>
          <w:sz w:val="24"/>
          <w:szCs w:val="24"/>
        </w:rPr>
        <w:t>Oryzihumus</w:t>
      </w:r>
      <w:proofErr w:type="spellEnd"/>
      <w:r w:rsidRPr="00D36D38">
        <w:rPr>
          <w:i/>
          <w:sz w:val="24"/>
          <w:szCs w:val="24"/>
        </w:rPr>
        <w:t xml:space="preserve"> </w:t>
      </w:r>
      <w:r w:rsidRPr="00D36D38">
        <w:rPr>
          <w:sz w:val="24"/>
          <w:szCs w:val="24"/>
        </w:rPr>
        <w:t>or</w:t>
      </w:r>
      <w:r w:rsidRPr="00D36D38">
        <w:rPr>
          <w:i/>
          <w:sz w:val="24"/>
          <w:szCs w:val="24"/>
        </w:rPr>
        <w:t xml:space="preserve"> </w:t>
      </w:r>
      <w:proofErr w:type="spellStart"/>
      <w:r w:rsidRPr="00D36D38">
        <w:rPr>
          <w:i/>
          <w:sz w:val="24"/>
          <w:szCs w:val="24"/>
        </w:rPr>
        <w:t>Pseudolabrys</w:t>
      </w:r>
      <w:proofErr w:type="spellEnd"/>
      <w:r w:rsidRPr="00D36D38">
        <w:rPr>
          <w:sz w:val="24"/>
          <w:szCs w:val="24"/>
        </w:rPr>
        <w:t xml:space="preserve">) </w:t>
      </w:r>
      <w:r w:rsidRPr="00D36D38">
        <w:rPr>
          <w:color w:val="000000"/>
          <w:sz w:val="24"/>
          <w:szCs w:val="24"/>
        </w:rPr>
        <w:t xml:space="preserve">that have not been previously associated with the cryosphere </w:t>
      </w:r>
      <w:r w:rsidRPr="00D36D38">
        <w:rPr>
          <w:sz w:val="24"/>
          <w:szCs w:val="24"/>
        </w:rPr>
        <w:t xml:space="preserve">(Fig. 2B). More importantly, many of the detected cryospheric genera only have placeholder names due to the lack of cultivated representatives (e.g., CL_500-29_marine_group, </w:t>
      </w:r>
      <w:proofErr w:type="spellStart"/>
      <w:r w:rsidRPr="00D36D38">
        <w:rPr>
          <w:sz w:val="24"/>
          <w:szCs w:val="24"/>
        </w:rPr>
        <w:t>hgcl_clade</w:t>
      </w:r>
      <w:proofErr w:type="spellEnd"/>
      <w:r w:rsidRPr="00D36D38">
        <w:rPr>
          <w:sz w:val="24"/>
          <w:szCs w:val="24"/>
        </w:rPr>
        <w:t>, TRA3-20), underlining unique bacterial groups that are yet to be described. Collectively, these findings unveil an unexpectedly diverse and likely well-adapted microbiome specific to the cryosphere, and supports the notion of the cryosphere as a biome with its distinct association of microorganisms, alongside plants and animals</w:t>
      </w:r>
      <w:r w:rsidRPr="00D36D38">
        <w:rPr>
          <w:sz w:val="24"/>
          <w:szCs w:val="24"/>
          <w:vertAlign w:val="superscript"/>
        </w:rPr>
        <w:t>21</w:t>
      </w:r>
      <w:r w:rsidRPr="00D36D38">
        <w:rPr>
          <w:sz w:val="24"/>
          <w:szCs w:val="24"/>
        </w:rPr>
        <w:t>.</w:t>
      </w:r>
    </w:p>
    <w:p w14:paraId="2B6DF7ED" w14:textId="73FEDEB5" w:rsidR="00C1497F" w:rsidRPr="00D36D38" w:rsidRDefault="00393347">
      <w:pPr>
        <w:spacing w:after="240"/>
        <w:rPr>
          <w:color w:val="000000" w:themeColor="text1"/>
          <w:sz w:val="24"/>
          <w:szCs w:val="24"/>
        </w:rPr>
      </w:pPr>
      <w:r w:rsidRPr="00D36D38">
        <w:rPr>
          <w:b/>
          <w:sz w:val="24"/>
          <w:szCs w:val="24"/>
        </w:rPr>
        <w:lastRenderedPageBreak/>
        <w:t>Compositional patterns across cryospheric ecosystems</w:t>
      </w:r>
      <w:r w:rsidRPr="00D36D38">
        <w:rPr>
          <w:sz w:val="24"/>
          <w:szCs w:val="24"/>
        </w:rPr>
        <w:t xml:space="preserve">. </w:t>
      </w:r>
      <w:r w:rsidRPr="00D36D38">
        <w:rPr>
          <w:color w:val="000000" w:themeColor="text1"/>
          <w:sz w:val="24"/>
          <w:szCs w:val="24"/>
        </w:rPr>
        <w:t>We next explored how microbial community composition varies across cryospheric ecosystems. Using similarity analyses (</w:t>
      </w:r>
      <w:r w:rsidRPr="00D36D38">
        <w:rPr>
          <w:i/>
          <w:color w:val="000000" w:themeColor="text1"/>
          <w:sz w:val="24"/>
          <w:szCs w:val="24"/>
        </w:rPr>
        <w:t>Methods</w:t>
      </w:r>
      <w:r w:rsidRPr="00D36D38">
        <w:rPr>
          <w:color w:val="000000" w:themeColor="text1"/>
          <w:sz w:val="24"/>
          <w:szCs w:val="24"/>
        </w:rPr>
        <w:t>), we found that the microbiome composition differed significantly between cryospheric ecosystems (</w:t>
      </w:r>
      <w:r w:rsidRPr="00D36D38">
        <w:rPr>
          <w:i/>
          <w:color w:val="000000" w:themeColor="text1"/>
          <w:sz w:val="24"/>
          <w:szCs w:val="24"/>
        </w:rPr>
        <w:t>PERMANOVA</w:t>
      </w:r>
      <w:r w:rsidRPr="00D36D38">
        <w:rPr>
          <w:color w:val="000000" w:themeColor="text1"/>
          <w:sz w:val="24"/>
          <w:szCs w:val="24"/>
        </w:rPr>
        <w:t xml:space="preserve">, </w:t>
      </w:r>
      <w:r w:rsidRPr="00D36D38">
        <w:rPr>
          <w:i/>
          <w:color w:val="000000" w:themeColor="text1"/>
          <w:sz w:val="24"/>
          <w:szCs w:val="24"/>
        </w:rPr>
        <w:t>r</w:t>
      </w:r>
      <w:r w:rsidRPr="00D36D38">
        <w:rPr>
          <w:i/>
          <w:color w:val="000000" w:themeColor="text1"/>
          <w:sz w:val="24"/>
          <w:szCs w:val="24"/>
          <w:vertAlign w:val="superscript"/>
        </w:rPr>
        <w:t>2</w:t>
      </w:r>
      <w:r w:rsidRPr="00D36D38">
        <w:rPr>
          <w:i/>
          <w:color w:val="000000" w:themeColor="text1"/>
          <w:sz w:val="24"/>
          <w:szCs w:val="24"/>
        </w:rPr>
        <w:t xml:space="preserve"> </w:t>
      </w:r>
      <w:r w:rsidRPr="00D36D38">
        <w:rPr>
          <w:color w:val="000000" w:themeColor="text1"/>
          <w:sz w:val="24"/>
          <w:szCs w:val="24"/>
        </w:rPr>
        <w:t xml:space="preserve">= </w:t>
      </w:r>
      <w:r w:rsidR="00167988" w:rsidRPr="00D36D38">
        <w:rPr>
          <w:color w:val="000000" w:themeColor="text1"/>
          <w:sz w:val="24"/>
          <w:szCs w:val="24"/>
        </w:rPr>
        <w:t>0.183</w:t>
      </w:r>
      <w:r w:rsidRPr="00D36D38">
        <w:rPr>
          <w:color w:val="000000" w:themeColor="text1"/>
          <w:sz w:val="24"/>
          <w:szCs w:val="24"/>
        </w:rPr>
        <w:t xml:space="preserve">, </w:t>
      </w:r>
      <w:r w:rsidRPr="00D36D38">
        <w:rPr>
          <w:i/>
          <w:color w:val="000000" w:themeColor="text1"/>
          <w:sz w:val="24"/>
          <w:szCs w:val="24"/>
        </w:rPr>
        <w:t xml:space="preserve">p </w:t>
      </w:r>
      <w:r w:rsidRPr="00D36D38">
        <w:rPr>
          <w:color w:val="000000" w:themeColor="text1"/>
          <w:sz w:val="24"/>
          <w:szCs w:val="24"/>
        </w:rPr>
        <w:t xml:space="preserve">&lt; 0.001; </w:t>
      </w:r>
      <w:proofErr w:type="spellStart"/>
      <w:proofErr w:type="gramStart"/>
      <w:r w:rsidRPr="00D36D38">
        <w:rPr>
          <w:i/>
          <w:color w:val="000000" w:themeColor="text1"/>
          <w:sz w:val="24"/>
          <w:szCs w:val="24"/>
        </w:rPr>
        <w:t>pairwise.adonis</w:t>
      </w:r>
      <w:proofErr w:type="spellEnd"/>
      <w:proofErr w:type="gramEnd"/>
      <w:r w:rsidRPr="00D36D38">
        <w:rPr>
          <w:color w:val="000000" w:themeColor="text1"/>
          <w:sz w:val="24"/>
          <w:szCs w:val="24"/>
        </w:rPr>
        <w:t xml:space="preserve">, </w:t>
      </w:r>
      <w:r w:rsidRPr="00D36D38">
        <w:rPr>
          <w:i/>
          <w:color w:val="000000" w:themeColor="text1"/>
          <w:sz w:val="24"/>
          <w:szCs w:val="24"/>
        </w:rPr>
        <w:t>p</w:t>
      </w:r>
      <w:r w:rsidRPr="00D36D38">
        <w:rPr>
          <w:color w:val="000000" w:themeColor="text1"/>
          <w:sz w:val="24"/>
          <w:szCs w:val="24"/>
        </w:rPr>
        <w:t xml:space="preserve"> &lt; 0.001 for all pairwise comparisons) (Fig. 3A, Extended data Table 4). Most conspicuous was the segregation of snow/ice and marine communities, bracketing freshwater and terrestrial cryospheric communities. We also found a significant but relatively small effect of the primer pair (</w:t>
      </w:r>
      <w:r w:rsidRPr="00D36D38">
        <w:rPr>
          <w:i/>
          <w:color w:val="000000" w:themeColor="text1"/>
          <w:sz w:val="24"/>
          <w:szCs w:val="24"/>
        </w:rPr>
        <w:t>PERMANOVA</w:t>
      </w:r>
      <w:r w:rsidRPr="00D36D38">
        <w:rPr>
          <w:color w:val="000000" w:themeColor="text1"/>
          <w:sz w:val="24"/>
          <w:szCs w:val="24"/>
        </w:rPr>
        <w:t xml:space="preserve">, </w:t>
      </w:r>
      <w:r w:rsidRPr="00D36D38">
        <w:rPr>
          <w:i/>
          <w:color w:val="000000" w:themeColor="text1"/>
          <w:sz w:val="24"/>
          <w:szCs w:val="24"/>
        </w:rPr>
        <w:t>r</w:t>
      </w:r>
      <w:r w:rsidRPr="00D36D38">
        <w:rPr>
          <w:i/>
          <w:color w:val="000000" w:themeColor="text1"/>
          <w:sz w:val="24"/>
          <w:szCs w:val="24"/>
          <w:vertAlign w:val="superscript"/>
        </w:rPr>
        <w:t>2</w:t>
      </w:r>
      <w:r w:rsidRPr="00D36D38">
        <w:rPr>
          <w:i/>
          <w:color w:val="000000" w:themeColor="text1"/>
          <w:sz w:val="24"/>
          <w:szCs w:val="24"/>
        </w:rPr>
        <w:t xml:space="preserve"> </w:t>
      </w:r>
      <w:r w:rsidRPr="00D36D38">
        <w:rPr>
          <w:color w:val="000000" w:themeColor="text1"/>
          <w:sz w:val="24"/>
          <w:szCs w:val="24"/>
        </w:rPr>
        <w:t xml:space="preserve">= </w:t>
      </w:r>
      <w:r w:rsidR="00167988" w:rsidRPr="00D36D38">
        <w:rPr>
          <w:color w:val="000000" w:themeColor="text1"/>
          <w:sz w:val="24"/>
          <w:szCs w:val="24"/>
        </w:rPr>
        <w:t>0.019</w:t>
      </w:r>
      <w:r w:rsidRPr="00D36D38">
        <w:rPr>
          <w:color w:val="000000" w:themeColor="text1"/>
          <w:sz w:val="24"/>
          <w:szCs w:val="24"/>
        </w:rPr>
        <w:t xml:space="preserve">, </w:t>
      </w:r>
      <w:r w:rsidRPr="00D36D38">
        <w:rPr>
          <w:i/>
          <w:color w:val="000000" w:themeColor="text1"/>
          <w:sz w:val="24"/>
          <w:szCs w:val="24"/>
        </w:rPr>
        <w:t xml:space="preserve">p </w:t>
      </w:r>
      <w:r w:rsidRPr="00D36D38">
        <w:rPr>
          <w:color w:val="000000" w:themeColor="text1"/>
          <w:sz w:val="24"/>
          <w:szCs w:val="24"/>
        </w:rPr>
        <w:t xml:space="preserve">&lt; 0.001) that could be attributable to primer bias, or inherent differences related to sampling. To further assess these distributions, we explored prevalence patterns to identify a core microbiome across cryospheric ecosystems (Fig. 3B). We found 37 bacterial genera, including </w:t>
      </w:r>
      <w:r w:rsidRPr="00D36D38">
        <w:rPr>
          <w:i/>
          <w:color w:val="000000" w:themeColor="text1"/>
          <w:sz w:val="24"/>
          <w:szCs w:val="24"/>
        </w:rPr>
        <w:t>Pseudomonas</w:t>
      </w:r>
      <w:r w:rsidRPr="00D36D38">
        <w:rPr>
          <w:color w:val="000000" w:themeColor="text1"/>
          <w:sz w:val="24"/>
          <w:szCs w:val="24"/>
        </w:rPr>
        <w:t xml:space="preserve">, </w:t>
      </w:r>
      <w:r w:rsidRPr="00D36D38">
        <w:rPr>
          <w:i/>
          <w:color w:val="000000" w:themeColor="text1"/>
          <w:sz w:val="24"/>
          <w:szCs w:val="24"/>
        </w:rPr>
        <w:t>Acinetobacter</w:t>
      </w:r>
      <w:r w:rsidRPr="00D36D38">
        <w:rPr>
          <w:color w:val="000000" w:themeColor="text1"/>
          <w:sz w:val="24"/>
          <w:szCs w:val="24"/>
        </w:rPr>
        <w:t xml:space="preserve"> and </w:t>
      </w:r>
      <w:r w:rsidRPr="00D36D38">
        <w:rPr>
          <w:i/>
          <w:color w:val="000000" w:themeColor="text1"/>
          <w:sz w:val="24"/>
          <w:szCs w:val="24"/>
        </w:rPr>
        <w:t>Flavobacterium</w:t>
      </w:r>
      <w:r w:rsidRPr="00D36D38">
        <w:rPr>
          <w:color w:val="000000" w:themeColor="text1"/>
          <w:sz w:val="24"/>
          <w:szCs w:val="24"/>
        </w:rPr>
        <w:t>, for instance, to constitute the core microbiome. The disproportionate representation of these core genera in the above identified cryospheric genera (</w:t>
      </w:r>
      <w:r w:rsidRPr="00D36D38">
        <w:rPr>
          <w:i/>
          <w:color w:val="000000" w:themeColor="text1"/>
          <w:sz w:val="24"/>
          <w:szCs w:val="24"/>
        </w:rPr>
        <w:t>Fisher’s exact test</w:t>
      </w:r>
      <w:r w:rsidRPr="00D36D38">
        <w:rPr>
          <w:color w:val="000000" w:themeColor="text1"/>
          <w:sz w:val="24"/>
          <w:szCs w:val="24"/>
        </w:rPr>
        <w:t xml:space="preserve">, </w:t>
      </w:r>
      <w:r w:rsidRPr="00D36D38">
        <w:rPr>
          <w:i/>
          <w:color w:val="000000" w:themeColor="text1"/>
          <w:sz w:val="24"/>
          <w:szCs w:val="24"/>
        </w:rPr>
        <w:t>p &lt; 0.001</w:t>
      </w:r>
      <w:r w:rsidRPr="00D36D38">
        <w:rPr>
          <w:color w:val="000000" w:themeColor="text1"/>
          <w:sz w:val="24"/>
          <w:szCs w:val="24"/>
        </w:rPr>
        <w:t xml:space="preserve">, </w:t>
      </w:r>
      <w:r w:rsidRPr="00D36D38">
        <w:rPr>
          <w:i/>
          <w:color w:val="000000" w:themeColor="text1"/>
          <w:sz w:val="24"/>
          <w:szCs w:val="24"/>
        </w:rPr>
        <w:t xml:space="preserve">odds ratio = </w:t>
      </w:r>
      <w:r w:rsidR="00E36EB4" w:rsidRPr="00D36D38">
        <w:rPr>
          <w:i/>
          <w:color w:val="000000" w:themeColor="text1"/>
          <w:sz w:val="24"/>
          <w:szCs w:val="24"/>
        </w:rPr>
        <w:t>6.93</w:t>
      </w:r>
      <w:r w:rsidRPr="00D36D38">
        <w:rPr>
          <w:color w:val="000000" w:themeColor="text1"/>
          <w:sz w:val="24"/>
          <w:szCs w:val="24"/>
        </w:rPr>
        <w:t>) underlines their high abundance in cryospheric ecosystems (Extended data Figure 2). It also shows the prevalence and abundance of some cryospheric genera, indicating their potential relevance for ecosystem processes.</w:t>
      </w:r>
    </w:p>
    <w:p w14:paraId="34CD005D" w14:textId="284BB817" w:rsidR="00C1497F" w:rsidRPr="00D36D38" w:rsidRDefault="00393347">
      <w:pPr>
        <w:spacing w:after="240"/>
        <w:rPr>
          <w:color w:val="000000" w:themeColor="text1"/>
          <w:sz w:val="24"/>
          <w:szCs w:val="24"/>
        </w:rPr>
      </w:pPr>
      <w:r w:rsidRPr="00D36D38">
        <w:rPr>
          <w:color w:val="000000" w:themeColor="text1"/>
          <w:sz w:val="24"/>
          <w:szCs w:val="24"/>
        </w:rPr>
        <w:t>Additionally, analysing the relative abundance of the core cryospheric genera for each primer pair and cryospheric ecosystem, we found that ice and snow microbiomes were associated with the highest proportions of core genera (</w:t>
      </w:r>
      <w:r w:rsidR="00E36EB4" w:rsidRPr="00D36D38">
        <w:rPr>
          <w:color w:val="000000" w:themeColor="text1"/>
          <w:sz w:val="24"/>
          <w:szCs w:val="24"/>
        </w:rPr>
        <w:t>23.05</w:t>
      </w:r>
      <w:r w:rsidRPr="00D36D38">
        <w:rPr>
          <w:color w:val="000000" w:themeColor="text1"/>
          <w:sz w:val="24"/>
          <w:szCs w:val="24"/>
        </w:rPr>
        <w:t xml:space="preserve">% and </w:t>
      </w:r>
      <w:r w:rsidR="00E36EB4" w:rsidRPr="00D36D38">
        <w:rPr>
          <w:color w:val="000000" w:themeColor="text1"/>
          <w:sz w:val="24"/>
          <w:szCs w:val="24"/>
        </w:rPr>
        <w:t>24.8</w:t>
      </w:r>
      <w:r w:rsidRPr="00D36D38">
        <w:rPr>
          <w:color w:val="000000" w:themeColor="text1"/>
          <w:sz w:val="24"/>
          <w:szCs w:val="24"/>
        </w:rPr>
        <w:t>% for PP1 and PP2, respectively) (Fig. 3D). In contrast, the marine cryospheric microbiome is only marginally composed of these genera (</w:t>
      </w:r>
      <w:r w:rsidR="00E36EB4" w:rsidRPr="00D36D38">
        <w:rPr>
          <w:color w:val="000000" w:themeColor="text1"/>
          <w:sz w:val="24"/>
          <w:szCs w:val="24"/>
        </w:rPr>
        <w:t>16.9</w:t>
      </w:r>
      <w:r w:rsidRPr="00D36D38">
        <w:rPr>
          <w:color w:val="000000" w:themeColor="text1"/>
          <w:sz w:val="24"/>
          <w:szCs w:val="24"/>
        </w:rPr>
        <w:t xml:space="preserve">% and </w:t>
      </w:r>
      <w:r w:rsidR="00E36EB4" w:rsidRPr="00D36D38">
        <w:rPr>
          <w:color w:val="000000" w:themeColor="text1"/>
          <w:sz w:val="24"/>
          <w:szCs w:val="24"/>
        </w:rPr>
        <w:t>13.3</w:t>
      </w:r>
      <w:r w:rsidRPr="00D36D38">
        <w:rPr>
          <w:color w:val="000000" w:themeColor="text1"/>
          <w:sz w:val="24"/>
          <w:szCs w:val="24"/>
        </w:rPr>
        <w:t xml:space="preserve">% for PP1 and PP2, respectively). This pattern is in line with our </w:t>
      </w:r>
      <w:r w:rsidR="00B330BB" w:rsidRPr="00D36D38">
        <w:rPr>
          <w:color w:val="000000" w:themeColor="text1"/>
          <w:sz w:val="24"/>
          <w:szCs w:val="24"/>
        </w:rPr>
        <w:t>unconstrained ordination</w:t>
      </w:r>
      <w:r w:rsidRPr="00D36D38">
        <w:rPr>
          <w:color w:val="000000" w:themeColor="text1"/>
          <w:sz w:val="24"/>
          <w:szCs w:val="24"/>
        </w:rPr>
        <w:t xml:space="preserve"> analysis (Fig. 3</w:t>
      </w:r>
      <w:r w:rsidR="00B330BB" w:rsidRPr="00D36D38">
        <w:rPr>
          <w:color w:val="000000" w:themeColor="text1"/>
          <w:sz w:val="24"/>
          <w:szCs w:val="24"/>
        </w:rPr>
        <w:t>B</w:t>
      </w:r>
      <w:r w:rsidRPr="00D36D38">
        <w:rPr>
          <w:color w:val="000000" w:themeColor="text1"/>
          <w:sz w:val="24"/>
          <w:szCs w:val="24"/>
        </w:rPr>
        <w:t>) and suggests that snow and ice represent “endmember” cryospheric systems, while the cryospheric component of the microbiome dissipates in downstream freshwaters, soils and the coastal ocean. Furthermore, the alpha-diversity was higher in terrestrial (</w:t>
      </w:r>
      <w:r w:rsidRPr="00D36D38">
        <w:rPr>
          <w:i/>
          <w:color w:val="000000" w:themeColor="text1"/>
          <w:sz w:val="24"/>
          <w:szCs w:val="24"/>
        </w:rPr>
        <w:t xml:space="preserve">Shannon H = </w:t>
      </w:r>
      <w:r w:rsidR="00EF3790" w:rsidRPr="00D36D38">
        <w:rPr>
          <w:i/>
          <w:color w:val="000000" w:themeColor="text1"/>
          <w:sz w:val="24"/>
          <w:szCs w:val="24"/>
        </w:rPr>
        <w:t>3.67</w:t>
      </w:r>
      <w:r w:rsidRPr="00D36D38">
        <w:rPr>
          <w:color w:val="000000" w:themeColor="text1"/>
          <w:sz w:val="24"/>
          <w:szCs w:val="24"/>
        </w:rPr>
        <w:t>), marine (</w:t>
      </w:r>
      <w:r w:rsidRPr="00D36D38">
        <w:rPr>
          <w:i/>
          <w:color w:val="000000" w:themeColor="text1"/>
          <w:sz w:val="24"/>
          <w:szCs w:val="24"/>
        </w:rPr>
        <w:t xml:space="preserve">H = </w:t>
      </w:r>
      <w:r w:rsidR="00EF3790" w:rsidRPr="00D36D38">
        <w:rPr>
          <w:i/>
          <w:color w:val="000000" w:themeColor="text1"/>
          <w:sz w:val="24"/>
          <w:szCs w:val="24"/>
        </w:rPr>
        <w:t>3.25</w:t>
      </w:r>
      <w:r w:rsidRPr="00D36D38">
        <w:rPr>
          <w:color w:val="000000" w:themeColor="text1"/>
          <w:sz w:val="24"/>
          <w:szCs w:val="24"/>
        </w:rPr>
        <w:t>) and freshwater (</w:t>
      </w:r>
      <w:r w:rsidRPr="00D36D38">
        <w:rPr>
          <w:i/>
          <w:color w:val="000000" w:themeColor="text1"/>
          <w:sz w:val="24"/>
          <w:szCs w:val="24"/>
        </w:rPr>
        <w:t xml:space="preserve">H = </w:t>
      </w:r>
      <w:r w:rsidR="00EF3790" w:rsidRPr="00D36D38">
        <w:rPr>
          <w:i/>
          <w:color w:val="000000" w:themeColor="text1"/>
          <w:sz w:val="24"/>
          <w:szCs w:val="24"/>
        </w:rPr>
        <w:t>2.99</w:t>
      </w:r>
      <w:r w:rsidRPr="00D36D38">
        <w:rPr>
          <w:color w:val="000000" w:themeColor="text1"/>
          <w:sz w:val="24"/>
          <w:szCs w:val="24"/>
        </w:rPr>
        <w:t>) ecosystems than in snow and ice (</w:t>
      </w:r>
      <w:r w:rsidRPr="00D36D38">
        <w:rPr>
          <w:i/>
          <w:color w:val="000000" w:themeColor="text1"/>
          <w:sz w:val="24"/>
          <w:szCs w:val="24"/>
        </w:rPr>
        <w:t xml:space="preserve">H = </w:t>
      </w:r>
      <w:r w:rsidR="00EF3790" w:rsidRPr="00D36D38">
        <w:rPr>
          <w:i/>
          <w:color w:val="000000" w:themeColor="text1"/>
          <w:sz w:val="24"/>
          <w:szCs w:val="24"/>
        </w:rPr>
        <w:t>2.86</w:t>
      </w:r>
      <w:r w:rsidRPr="00D36D38">
        <w:rPr>
          <w:color w:val="000000" w:themeColor="text1"/>
          <w:sz w:val="24"/>
          <w:szCs w:val="24"/>
        </w:rPr>
        <w:t xml:space="preserve">), corresponding to increasing contributions of ancillary taxa to their microbiomes (Extended data Table 5). These differences in diversity are likely attributable to environmental gradients characterized by more diverse energy sources and niches, such as when moving from snow and ice to aquatic and soil ecosystems. Our analyses revealed compositional patterns of the cryospheric microbiome suggesting that snow-dominated and ice ecosystems (e.g., mountain glaciers, ice sheets) may serve as a source of cold-adapted bacterial diversity, upon losing which the ‘downstream’ diversity may become threatened as well. </w:t>
      </w:r>
    </w:p>
    <w:p w14:paraId="3793C248" w14:textId="77623983" w:rsidR="00C1497F" w:rsidRPr="00D36D38" w:rsidRDefault="00393347">
      <w:pPr>
        <w:spacing w:after="240"/>
        <w:rPr>
          <w:color w:val="000000" w:themeColor="text1"/>
          <w:sz w:val="24"/>
          <w:szCs w:val="24"/>
        </w:rPr>
      </w:pPr>
      <w:bookmarkStart w:id="7" w:name="_3znysh7" w:colFirst="0" w:colLast="0"/>
      <w:bookmarkEnd w:id="7"/>
      <w:r w:rsidRPr="00D36D38">
        <w:rPr>
          <w:b/>
          <w:color w:val="000000" w:themeColor="text1"/>
          <w:sz w:val="24"/>
          <w:szCs w:val="24"/>
        </w:rPr>
        <w:lastRenderedPageBreak/>
        <w:t xml:space="preserve">Functional potential of the cryospheric microbiome. </w:t>
      </w:r>
      <w:r w:rsidRPr="00D36D38">
        <w:rPr>
          <w:color w:val="000000" w:themeColor="text1"/>
          <w:sz w:val="24"/>
          <w:szCs w:val="24"/>
        </w:rPr>
        <w:t>The adaptive and survival strategies of microorganisms to the extreme environmental conditions of the cryosphere have received substantial attention over the last years</w:t>
      </w:r>
      <w:r w:rsidRPr="00D36D38">
        <w:rPr>
          <w:color w:val="000000" w:themeColor="text1"/>
          <w:sz w:val="24"/>
          <w:szCs w:val="24"/>
          <w:vertAlign w:val="superscript"/>
        </w:rPr>
        <w:t>29–31</w:t>
      </w:r>
      <w:r w:rsidRPr="00D36D38">
        <w:rPr>
          <w:color w:val="000000" w:themeColor="text1"/>
          <w:sz w:val="24"/>
          <w:szCs w:val="24"/>
        </w:rPr>
        <w:t>. For example, genomic insights from bacterial cultures have revealed mechanisms of thermal adaptation linked to bulk genomic features, such as GC content and genome size</w:t>
      </w:r>
      <w:r w:rsidRPr="00D36D38">
        <w:rPr>
          <w:color w:val="000000" w:themeColor="text1"/>
          <w:sz w:val="24"/>
          <w:szCs w:val="24"/>
          <w:vertAlign w:val="superscript"/>
        </w:rPr>
        <w:t>32</w:t>
      </w:r>
      <w:r w:rsidRPr="00D36D38">
        <w:rPr>
          <w:color w:val="000000" w:themeColor="text1"/>
          <w:sz w:val="24"/>
          <w:szCs w:val="24"/>
        </w:rPr>
        <w:t>. Moreover, genome streamlining has been shown to be a relevant evolutionary force in the cryosphere</w:t>
      </w:r>
      <w:r w:rsidRPr="00D36D38">
        <w:rPr>
          <w:color w:val="000000" w:themeColor="text1"/>
          <w:sz w:val="24"/>
          <w:szCs w:val="24"/>
          <w:vertAlign w:val="superscript"/>
        </w:rPr>
        <w:t>30</w:t>
      </w:r>
      <w:r w:rsidRPr="00D36D38">
        <w:rPr>
          <w:color w:val="000000" w:themeColor="text1"/>
          <w:sz w:val="24"/>
          <w:szCs w:val="24"/>
        </w:rPr>
        <w:t xml:space="preserve">. Therefore, we analysed the GC content and genome size of 13,414 reference genome sequences from the NCBI </w:t>
      </w:r>
      <w:proofErr w:type="spellStart"/>
      <w:r w:rsidRPr="00D36D38">
        <w:rPr>
          <w:color w:val="000000" w:themeColor="text1"/>
          <w:sz w:val="24"/>
          <w:szCs w:val="24"/>
        </w:rPr>
        <w:t>Refseq</w:t>
      </w:r>
      <w:proofErr w:type="spellEnd"/>
      <w:r w:rsidRPr="00D36D38">
        <w:rPr>
          <w:color w:val="000000" w:themeColor="text1"/>
          <w:sz w:val="24"/>
          <w:szCs w:val="24"/>
        </w:rPr>
        <w:t xml:space="preserve"> genomes database</w:t>
      </w:r>
      <w:r w:rsidRPr="00D36D38">
        <w:rPr>
          <w:color w:val="000000" w:themeColor="text1"/>
          <w:sz w:val="24"/>
          <w:szCs w:val="24"/>
          <w:vertAlign w:val="superscript"/>
        </w:rPr>
        <w:t>33</w:t>
      </w:r>
      <w:r w:rsidRPr="00D36D38">
        <w:rPr>
          <w:color w:val="000000" w:themeColor="text1"/>
          <w:sz w:val="24"/>
          <w:szCs w:val="24"/>
        </w:rPr>
        <w:t xml:space="preserve"> to investigate shared properties of cryospheric genera, and to provide a framework to contrast future cryospheric metagenomic results. By comparing these reference genomes representing </w:t>
      </w:r>
      <w:r w:rsidR="00C5664A" w:rsidRPr="00D36D38">
        <w:rPr>
          <w:color w:val="000000" w:themeColor="text1"/>
          <w:sz w:val="24"/>
          <w:szCs w:val="24"/>
        </w:rPr>
        <w:t>660</w:t>
      </w:r>
      <w:r w:rsidRPr="00D36D38">
        <w:rPr>
          <w:color w:val="000000" w:themeColor="text1"/>
          <w:sz w:val="24"/>
          <w:szCs w:val="24"/>
        </w:rPr>
        <w:t xml:space="preserve"> bacterial genera present in our taxonomic analyses (</w:t>
      </w:r>
      <w:r w:rsidR="00C5664A" w:rsidRPr="00D36D38">
        <w:rPr>
          <w:color w:val="000000" w:themeColor="text1"/>
          <w:sz w:val="24"/>
          <w:szCs w:val="24"/>
        </w:rPr>
        <w:t>29.8</w:t>
      </w:r>
      <w:r w:rsidRPr="00D36D38">
        <w:rPr>
          <w:color w:val="000000" w:themeColor="text1"/>
          <w:sz w:val="24"/>
          <w:szCs w:val="24"/>
        </w:rPr>
        <w:t>% of which are cryospheric genera according to our differential abundance analysis), we found that the cryospheric genera had a significantly higher GC content (Fig. 2D</w:t>
      </w:r>
      <w:r w:rsidRPr="00D36D38">
        <w:rPr>
          <w:i/>
          <w:color w:val="000000" w:themeColor="text1"/>
          <w:sz w:val="24"/>
          <w:szCs w:val="24"/>
        </w:rPr>
        <w:t>; Wilcoxon test</w:t>
      </w:r>
      <w:r w:rsidRPr="00D36D38">
        <w:rPr>
          <w:color w:val="000000" w:themeColor="text1"/>
          <w:sz w:val="24"/>
          <w:szCs w:val="24"/>
        </w:rPr>
        <w:t xml:space="preserve">, </w:t>
      </w:r>
      <w:r w:rsidRPr="00D36D38">
        <w:rPr>
          <w:i/>
          <w:color w:val="000000" w:themeColor="text1"/>
          <w:sz w:val="24"/>
          <w:szCs w:val="24"/>
        </w:rPr>
        <w:t>Holm</w:t>
      </w:r>
      <w:r w:rsidRPr="00D36D38">
        <w:rPr>
          <w:color w:val="000000" w:themeColor="text1"/>
          <w:sz w:val="24"/>
          <w:szCs w:val="24"/>
        </w:rPr>
        <w:t xml:space="preserve"> adj. </w:t>
      </w:r>
      <w:r w:rsidRPr="00D36D38">
        <w:rPr>
          <w:i/>
          <w:color w:val="000000" w:themeColor="text1"/>
          <w:sz w:val="24"/>
          <w:szCs w:val="24"/>
        </w:rPr>
        <w:t xml:space="preserve">p = </w:t>
      </w:r>
      <w:r w:rsidR="00C5664A" w:rsidRPr="00D36D38">
        <w:rPr>
          <w:i/>
          <w:color w:val="000000" w:themeColor="text1"/>
          <w:sz w:val="24"/>
          <w:szCs w:val="24"/>
        </w:rPr>
        <w:t>0.0011</w:t>
      </w:r>
      <w:r w:rsidRPr="00D36D38">
        <w:rPr>
          <w:i/>
          <w:color w:val="000000" w:themeColor="text1"/>
          <w:sz w:val="24"/>
          <w:szCs w:val="24"/>
        </w:rPr>
        <w:t xml:space="preserve">, median difference = </w:t>
      </w:r>
      <w:r w:rsidR="00C5664A" w:rsidRPr="00D36D38">
        <w:rPr>
          <w:i/>
          <w:color w:val="000000" w:themeColor="text1"/>
          <w:sz w:val="24"/>
          <w:szCs w:val="24"/>
        </w:rPr>
        <w:t>8.8</w:t>
      </w:r>
      <w:r w:rsidRPr="00D36D38">
        <w:rPr>
          <w:i/>
          <w:color w:val="000000" w:themeColor="text1"/>
          <w:sz w:val="24"/>
          <w:szCs w:val="24"/>
        </w:rPr>
        <w:t>%</w:t>
      </w:r>
      <w:r w:rsidRPr="00D36D38">
        <w:rPr>
          <w:color w:val="000000" w:themeColor="text1"/>
          <w:sz w:val="24"/>
          <w:szCs w:val="24"/>
        </w:rPr>
        <w:t>) compared to the non-cryospheric genera; a pattern also supported by an enrichment in sequences that encode GC-rich amino acids (e.g., Alanine, Arginine, Glycine) (Extended data Figure 3, Extended data Table 6). Therefore, our findings suggest that cryospheric genera indeed share an elevated GC content</w:t>
      </w:r>
      <w:r w:rsidRPr="00D36D38">
        <w:rPr>
          <w:color w:val="000000" w:themeColor="text1"/>
          <w:sz w:val="24"/>
          <w:szCs w:val="24"/>
          <w:vertAlign w:val="superscript"/>
        </w:rPr>
        <w:t>36</w:t>
      </w:r>
      <w:r w:rsidRPr="00D36D38">
        <w:rPr>
          <w:color w:val="000000" w:themeColor="text1"/>
          <w:sz w:val="24"/>
          <w:szCs w:val="24"/>
        </w:rPr>
        <w:t xml:space="preserve">, in line with reports on cold adapted </w:t>
      </w:r>
      <w:proofErr w:type="spellStart"/>
      <w:r w:rsidRPr="00D36D38">
        <w:rPr>
          <w:i/>
          <w:color w:val="000000" w:themeColor="text1"/>
          <w:sz w:val="24"/>
          <w:szCs w:val="24"/>
        </w:rPr>
        <w:t>Synechococcus</w:t>
      </w:r>
      <w:proofErr w:type="spellEnd"/>
      <w:r w:rsidRPr="00D36D38">
        <w:rPr>
          <w:color w:val="000000" w:themeColor="text1"/>
          <w:sz w:val="24"/>
          <w:szCs w:val="24"/>
        </w:rPr>
        <w:t xml:space="preserve"> (SynAce01)</w:t>
      </w:r>
      <w:r w:rsidRPr="00D36D38">
        <w:rPr>
          <w:color w:val="000000" w:themeColor="text1"/>
          <w:sz w:val="24"/>
          <w:szCs w:val="24"/>
          <w:vertAlign w:val="superscript"/>
        </w:rPr>
        <w:t>37</w:t>
      </w:r>
      <w:r w:rsidRPr="00D36D38">
        <w:rPr>
          <w:color w:val="000000" w:themeColor="text1"/>
          <w:sz w:val="24"/>
          <w:szCs w:val="24"/>
        </w:rPr>
        <w:t xml:space="preserve"> and </w:t>
      </w:r>
      <w:r w:rsidRPr="00D36D38">
        <w:rPr>
          <w:i/>
          <w:color w:val="000000" w:themeColor="text1"/>
          <w:sz w:val="24"/>
          <w:szCs w:val="24"/>
        </w:rPr>
        <w:t>Actinobacteria</w:t>
      </w:r>
      <w:r w:rsidRPr="00D36D38">
        <w:rPr>
          <w:color w:val="000000" w:themeColor="text1"/>
          <w:sz w:val="24"/>
          <w:szCs w:val="24"/>
          <w:vertAlign w:val="superscript"/>
        </w:rPr>
        <w:t>38</w:t>
      </w:r>
      <w:r w:rsidRPr="00D36D38">
        <w:rPr>
          <w:color w:val="000000" w:themeColor="text1"/>
          <w:sz w:val="24"/>
          <w:szCs w:val="24"/>
        </w:rPr>
        <w:t>. We also report that the average genome size of cryospheric genera is closely bracketed by published values for psychrophilic bacteria</w:t>
      </w:r>
      <w:r w:rsidRPr="00D36D38">
        <w:rPr>
          <w:color w:val="000000" w:themeColor="text1"/>
          <w:sz w:val="24"/>
          <w:szCs w:val="24"/>
          <w:vertAlign w:val="superscript"/>
        </w:rPr>
        <w:t>34</w:t>
      </w:r>
      <w:r w:rsidRPr="00D36D38">
        <w:rPr>
          <w:color w:val="000000" w:themeColor="text1"/>
          <w:sz w:val="24"/>
          <w:szCs w:val="24"/>
        </w:rPr>
        <w:t>.</w:t>
      </w:r>
    </w:p>
    <w:p w14:paraId="3A911D79" w14:textId="77777777" w:rsidR="00C1497F" w:rsidRPr="00D36D38" w:rsidRDefault="00393347">
      <w:pPr>
        <w:spacing w:after="240"/>
        <w:rPr>
          <w:sz w:val="24"/>
          <w:szCs w:val="24"/>
        </w:rPr>
      </w:pPr>
      <w:r w:rsidRPr="00D36D38">
        <w:rPr>
          <w:color w:val="000000" w:themeColor="text1"/>
          <w:sz w:val="24"/>
          <w:szCs w:val="24"/>
        </w:rPr>
        <w:t xml:space="preserve">Next, using a gene-centric approach, we explored the functional space of the cryospheric metagenomes dataset. Out of 17,191 KEGG orthologues (KO), 980 KO were significantly enriched in cryospheric samples. Cryospheric genera and particularly cryospheric core members (e.g., </w:t>
      </w:r>
      <w:r w:rsidRPr="00D36D38">
        <w:rPr>
          <w:i/>
          <w:color w:val="000000" w:themeColor="text1"/>
          <w:sz w:val="24"/>
          <w:szCs w:val="24"/>
        </w:rPr>
        <w:t>Pseudomonas</w:t>
      </w:r>
      <w:r w:rsidRPr="00D36D38">
        <w:rPr>
          <w:color w:val="000000" w:themeColor="text1"/>
          <w:sz w:val="24"/>
          <w:szCs w:val="24"/>
        </w:rPr>
        <w:t xml:space="preserve">, </w:t>
      </w:r>
      <w:proofErr w:type="spellStart"/>
      <w:r w:rsidRPr="00D36D38">
        <w:rPr>
          <w:i/>
          <w:color w:val="000000" w:themeColor="text1"/>
          <w:sz w:val="24"/>
          <w:szCs w:val="24"/>
        </w:rPr>
        <w:t>Sphingomonas</w:t>
      </w:r>
      <w:proofErr w:type="spellEnd"/>
      <w:r w:rsidRPr="00D36D38">
        <w:rPr>
          <w:color w:val="000000" w:themeColor="text1"/>
          <w:sz w:val="24"/>
          <w:szCs w:val="24"/>
        </w:rPr>
        <w:t xml:space="preserve">, and </w:t>
      </w:r>
      <w:proofErr w:type="spellStart"/>
      <w:r w:rsidRPr="00D36D38">
        <w:rPr>
          <w:i/>
          <w:color w:val="000000" w:themeColor="text1"/>
          <w:sz w:val="24"/>
          <w:szCs w:val="24"/>
        </w:rPr>
        <w:t>Novosphingobium</w:t>
      </w:r>
      <w:proofErr w:type="spellEnd"/>
      <w:r w:rsidRPr="00D36D38">
        <w:rPr>
          <w:color w:val="000000" w:themeColor="text1"/>
          <w:sz w:val="24"/>
          <w:szCs w:val="24"/>
        </w:rPr>
        <w:t xml:space="preserve">) disproportionately accounted for these gene families (Fig. 4A). Our analysis highlighted the relevance of </w:t>
      </w:r>
      <w:proofErr w:type="spellStart"/>
      <w:r w:rsidRPr="00D36D38">
        <w:rPr>
          <w:color w:val="000000" w:themeColor="text1"/>
          <w:sz w:val="24"/>
          <w:szCs w:val="24"/>
        </w:rPr>
        <w:t>chemolithotrophic</w:t>
      </w:r>
      <w:proofErr w:type="spellEnd"/>
      <w:r w:rsidRPr="00D36D38">
        <w:rPr>
          <w:color w:val="000000" w:themeColor="text1"/>
          <w:sz w:val="24"/>
          <w:szCs w:val="24"/>
        </w:rPr>
        <w:t xml:space="preserve"> pathways (e.g., manganese and iron uptake</w:t>
      </w:r>
      <w:r w:rsidRPr="00D36D38">
        <w:rPr>
          <w:sz w:val="24"/>
          <w:szCs w:val="24"/>
        </w:rPr>
        <w:t xml:space="preserve">, </w:t>
      </w:r>
      <w:proofErr w:type="spellStart"/>
      <w:r w:rsidRPr="00D36D38">
        <w:rPr>
          <w:sz w:val="24"/>
          <w:szCs w:val="24"/>
        </w:rPr>
        <w:t>sulfur</w:t>
      </w:r>
      <w:proofErr w:type="spellEnd"/>
      <w:r w:rsidRPr="00D36D38">
        <w:rPr>
          <w:sz w:val="24"/>
          <w:szCs w:val="24"/>
        </w:rPr>
        <w:t>, nitrogen and hydrogen metabolism), complementing earlier reports on these particular functional attributes of cryospheric ecosystems (Fig. 4B)</w:t>
      </w:r>
      <w:r w:rsidRPr="00D36D38">
        <w:rPr>
          <w:sz w:val="24"/>
          <w:szCs w:val="24"/>
          <w:vertAlign w:val="superscript"/>
        </w:rPr>
        <w:t>28,39,40</w:t>
      </w:r>
      <w:r w:rsidRPr="00D36D38">
        <w:rPr>
          <w:sz w:val="24"/>
          <w:szCs w:val="24"/>
        </w:rPr>
        <w:t xml:space="preserve">. The apparent relevance of </w:t>
      </w:r>
      <w:proofErr w:type="spellStart"/>
      <w:r w:rsidRPr="00D36D38">
        <w:rPr>
          <w:sz w:val="24"/>
          <w:szCs w:val="24"/>
        </w:rPr>
        <w:t>chemolithotrophic</w:t>
      </w:r>
      <w:proofErr w:type="spellEnd"/>
      <w:r w:rsidRPr="00D36D38">
        <w:rPr>
          <w:sz w:val="24"/>
          <w:szCs w:val="24"/>
        </w:rPr>
        <w:t xml:space="preserve"> pathways is likely attributable to a relative scarcity of organic carbon in cryospheric ecosystems. Interestingly, we consistently identified chitinase genes, which are involved in permafrost carbon cycling, but may also be an adaptation to freezing</w:t>
      </w:r>
      <w:r w:rsidRPr="00D36D38">
        <w:rPr>
          <w:sz w:val="24"/>
          <w:szCs w:val="24"/>
          <w:vertAlign w:val="superscript"/>
        </w:rPr>
        <w:t>41</w:t>
      </w:r>
      <w:r w:rsidRPr="00D36D38">
        <w:rPr>
          <w:sz w:val="24"/>
          <w:szCs w:val="24"/>
        </w:rPr>
        <w:t>. Finally, genes involved in adhesion, motility and various secretion systems collectively point to biofilm formation as an important strategy for life in cryospheric ecosystems</w:t>
      </w:r>
      <w:r w:rsidRPr="00D36D38">
        <w:rPr>
          <w:sz w:val="24"/>
          <w:szCs w:val="24"/>
          <w:vertAlign w:val="superscript"/>
        </w:rPr>
        <w:t>42</w:t>
      </w:r>
      <w:r w:rsidRPr="00D36D38">
        <w:rPr>
          <w:sz w:val="24"/>
          <w:szCs w:val="24"/>
        </w:rPr>
        <w:t xml:space="preserve">, which are often characterized by extended periods of oligotrophy and elevated UV-radiation. </w:t>
      </w:r>
    </w:p>
    <w:p w14:paraId="6C247236" w14:textId="77777777" w:rsidR="00C1497F" w:rsidRPr="00D36D38" w:rsidRDefault="00393347">
      <w:pPr>
        <w:spacing w:after="240"/>
        <w:rPr>
          <w:color w:val="000000"/>
          <w:sz w:val="24"/>
          <w:szCs w:val="24"/>
        </w:rPr>
      </w:pPr>
      <w:r w:rsidRPr="00D36D38">
        <w:rPr>
          <w:sz w:val="24"/>
          <w:szCs w:val="24"/>
        </w:rPr>
        <w:lastRenderedPageBreak/>
        <w:t>Our cross-ecosystem metagenomic analyses not only shed light on potential functions of the cryospheric microbiome across ecosystems, but also unveiled a large uncharacterized functional space with 43.4% of the protein coding genes in cryospheric samples unannotated to a KEGG orthologous group. While this does not seem unusual for environmental metagenomes in general</w:t>
      </w:r>
      <w:r w:rsidRPr="00D36D38">
        <w:rPr>
          <w:sz w:val="24"/>
          <w:szCs w:val="24"/>
          <w:vertAlign w:val="superscript"/>
        </w:rPr>
        <w:t>5</w:t>
      </w:r>
      <w:r w:rsidRPr="00D36D38">
        <w:rPr>
          <w:sz w:val="24"/>
          <w:szCs w:val="24"/>
        </w:rPr>
        <w:t>, it is alarming that we may lose this functional potential as the cryosphere vanishes. In order to shed light on this uncharacterised functional space, we clustered 41,068,842 gene sequences based on a 30% sequence similarity and 80% coverage threshold, subsequently mapping representative sequences of the largest clusters (</w:t>
      </w:r>
      <w:r w:rsidRPr="00D36D38">
        <w:rPr>
          <w:i/>
          <w:sz w:val="24"/>
          <w:szCs w:val="24"/>
        </w:rPr>
        <w:t>&gt;29</w:t>
      </w:r>
      <w:r w:rsidRPr="00D36D38">
        <w:rPr>
          <w:sz w:val="24"/>
          <w:szCs w:val="24"/>
        </w:rPr>
        <w:t xml:space="preserve"> sequences in at least 2 samples, </w:t>
      </w:r>
      <w:r w:rsidRPr="00D36D38">
        <w:rPr>
          <w:i/>
          <w:sz w:val="24"/>
          <w:szCs w:val="24"/>
        </w:rPr>
        <w:t>n = 12,125</w:t>
      </w:r>
      <w:r w:rsidRPr="00D36D38">
        <w:rPr>
          <w:sz w:val="24"/>
          <w:szCs w:val="24"/>
        </w:rPr>
        <w:t xml:space="preserve">) to the </w:t>
      </w:r>
      <w:proofErr w:type="spellStart"/>
      <w:r w:rsidRPr="00D36D38">
        <w:rPr>
          <w:sz w:val="24"/>
          <w:szCs w:val="24"/>
        </w:rPr>
        <w:t>UniProt</w:t>
      </w:r>
      <w:proofErr w:type="spellEnd"/>
      <w:r w:rsidRPr="00D36D38">
        <w:rPr>
          <w:sz w:val="24"/>
          <w:szCs w:val="24"/>
        </w:rPr>
        <w:t xml:space="preserve"> </w:t>
      </w:r>
      <w:proofErr w:type="spellStart"/>
      <w:r w:rsidRPr="00D36D38">
        <w:rPr>
          <w:sz w:val="24"/>
          <w:szCs w:val="24"/>
        </w:rPr>
        <w:t>TrEMBL</w:t>
      </w:r>
      <w:proofErr w:type="spellEnd"/>
      <w:r w:rsidRPr="00D36D38">
        <w:rPr>
          <w:sz w:val="24"/>
          <w:szCs w:val="24"/>
        </w:rPr>
        <w:t xml:space="preserve"> database (Fig. 4C). While the KEGG assigned clusters overall had a high percentage of sequences that matched genes in the </w:t>
      </w:r>
      <w:proofErr w:type="spellStart"/>
      <w:r w:rsidRPr="00D36D38">
        <w:rPr>
          <w:sz w:val="24"/>
          <w:szCs w:val="24"/>
        </w:rPr>
        <w:t>UniProt</w:t>
      </w:r>
      <w:proofErr w:type="spellEnd"/>
      <w:r w:rsidRPr="00D36D38">
        <w:rPr>
          <w:sz w:val="24"/>
          <w:szCs w:val="24"/>
        </w:rPr>
        <w:t xml:space="preserve"> database (Table 1), we found that cryosphere specific sequences show a large decrease in the clusters assigned to multiple KEGG (i.e., ambiguous) and even more in the ones containing exclusively unassigned sequences, compared to non-cryospheric environmental metagenomes. In addition to the low percentage of gene sequences matching </w:t>
      </w:r>
      <w:proofErr w:type="spellStart"/>
      <w:r w:rsidRPr="00D36D38">
        <w:rPr>
          <w:sz w:val="24"/>
          <w:szCs w:val="24"/>
        </w:rPr>
        <w:t>UniProt</w:t>
      </w:r>
      <w:proofErr w:type="spellEnd"/>
      <w:r w:rsidRPr="00D36D38">
        <w:rPr>
          <w:sz w:val="24"/>
          <w:szCs w:val="24"/>
        </w:rPr>
        <w:t xml:space="preserve"> sequences, we found that the cryosphere specific clusters that align to the database show a largely decreased identity with the matching sequence (Extended data Figure 4). These findings underline the lack of representation of cryospheric sequences in current gene sequences databases, potentially linked to the specificity of certain taxa to the cryosphere, and/or functions. Finally, the large nucleotide similarity within these clusters (Extended data Figure 4) suggests that these are </w:t>
      </w:r>
      <w:r w:rsidRPr="00D36D38">
        <w:rPr>
          <w:color w:val="000000"/>
          <w:sz w:val="24"/>
          <w:szCs w:val="24"/>
        </w:rPr>
        <w:t xml:space="preserve">conserved functions of particular importance to microbial life under cryospheric constraints, and </w:t>
      </w:r>
      <w:r w:rsidRPr="00D36D38">
        <w:rPr>
          <w:sz w:val="24"/>
          <w:szCs w:val="24"/>
        </w:rPr>
        <w:t xml:space="preserve">corroborates the notion </w:t>
      </w:r>
      <w:r w:rsidRPr="00D36D38">
        <w:rPr>
          <w:color w:val="000000"/>
          <w:sz w:val="24"/>
          <w:szCs w:val="24"/>
        </w:rPr>
        <w:t xml:space="preserve">of specific lineages of closely related taxa to dominate microbial life in the cryosphere. Aside from being uncharacterised, 170 of the unassigned gene clusters were only detected in cryospheric metagenomes and could thus represent unknown gene families of importance to understanding the adaptation of bacteria to these extreme ecosystems. </w:t>
      </w:r>
    </w:p>
    <w:p w14:paraId="098F42F5" w14:textId="77777777" w:rsidR="00DB65A0" w:rsidRPr="00D36D38" w:rsidRDefault="00393347">
      <w:pPr>
        <w:spacing w:after="240"/>
        <w:rPr>
          <w:color w:val="000000"/>
          <w:sz w:val="24"/>
          <w:szCs w:val="24"/>
        </w:rPr>
      </w:pPr>
      <w:r w:rsidRPr="00D36D38">
        <w:rPr>
          <w:color w:val="000000"/>
          <w:sz w:val="24"/>
          <w:szCs w:val="24"/>
        </w:rPr>
        <w:t xml:space="preserve">Collectively, our insights both at the taxonomic and functional level reveal key microbiome features that are exclusive to cryospheric ecosystems. Although entire taxonomic lineages are not unique to cryospheric ecosystems, it is evident that specific species and potentially strains are novel and adapted to these environments. Similarly, the emergent functional properties clearly demonstrate the exclusivity of functions, especially those that are yet to be characterised or that can be classified based on existing databases, within the cryosphere. </w:t>
      </w:r>
      <w:r w:rsidRPr="00D36D38">
        <w:rPr>
          <w:sz w:val="24"/>
          <w:szCs w:val="24"/>
        </w:rPr>
        <w:t>On the contrary</w:t>
      </w:r>
      <w:r w:rsidRPr="00D36D38">
        <w:rPr>
          <w:color w:val="000000"/>
          <w:sz w:val="24"/>
          <w:szCs w:val="24"/>
        </w:rPr>
        <w:t xml:space="preserve">, we find that in both the taxonomic and functional complements, several taxa and functions are shared with non-cryospheric ecosystems. This is expected since the underlying genomic </w:t>
      </w:r>
      <w:r w:rsidRPr="00D36D38">
        <w:rPr>
          <w:color w:val="000000"/>
          <w:sz w:val="24"/>
          <w:szCs w:val="24"/>
        </w:rPr>
        <w:lastRenderedPageBreak/>
        <w:t>content supporting the taxonomic and functional annotations are shared between the cryospheric and non-cryospheric ecosystems. This is evident based on the &gt;50% identity among the ‘shared’ gene clusters that had matching identities in the KEGG database (Table 1).</w:t>
      </w:r>
    </w:p>
    <w:p w14:paraId="7088D84F" w14:textId="7AEB74C9" w:rsidR="00C1497F" w:rsidRPr="00D36D38" w:rsidRDefault="00DB65A0" w:rsidP="00034F6C">
      <w:pPr>
        <w:spacing w:after="240"/>
        <w:rPr>
          <w:sz w:val="24"/>
          <w:szCs w:val="24"/>
        </w:rPr>
      </w:pPr>
      <w:r w:rsidRPr="00D36D38">
        <w:rPr>
          <w:color w:val="000000"/>
          <w:sz w:val="24"/>
          <w:szCs w:val="24"/>
        </w:rPr>
        <w:t>Here we present the first global data-driven approach to unravel specific features of the cryospheric microbiome</w:t>
      </w:r>
      <w:r w:rsidRPr="00D36D38">
        <w:rPr>
          <w:color w:val="000000" w:themeColor="text1"/>
          <w:sz w:val="24"/>
          <w:szCs w:val="24"/>
        </w:rPr>
        <w:t>. Our meta-analysis revealed diverse</w:t>
      </w:r>
      <w:r w:rsidRPr="00D36D38">
        <w:rPr>
          <w:sz w:val="24"/>
          <w:szCs w:val="24"/>
        </w:rPr>
        <w:t>, distinct and functionally specific bacterial communities that appear</w:t>
      </w:r>
      <w:r w:rsidR="00393347" w:rsidRPr="00D36D38">
        <w:rPr>
          <w:sz w:val="24"/>
          <w:szCs w:val="24"/>
        </w:rPr>
        <w:t xml:space="preserve"> to have been shaped by sustained evolutionary forces, suggesting an ancient origin of th</w:t>
      </w:r>
      <w:r w:rsidR="00644AC0" w:rsidRPr="00D36D38">
        <w:rPr>
          <w:sz w:val="24"/>
          <w:szCs w:val="24"/>
        </w:rPr>
        <w:t xml:space="preserve">is </w:t>
      </w:r>
      <w:r w:rsidR="00393347" w:rsidRPr="00D36D38">
        <w:rPr>
          <w:sz w:val="24"/>
          <w:szCs w:val="24"/>
        </w:rPr>
        <w:t xml:space="preserve">biodiversity. </w:t>
      </w:r>
      <w:r w:rsidR="00644AC0" w:rsidRPr="00D36D38">
        <w:rPr>
          <w:sz w:val="24"/>
          <w:szCs w:val="24"/>
        </w:rPr>
        <w:t xml:space="preserve">While our study highlights </w:t>
      </w:r>
      <w:r w:rsidR="00034F6C" w:rsidRPr="00D36D38">
        <w:rPr>
          <w:sz w:val="24"/>
          <w:szCs w:val="24"/>
        </w:rPr>
        <w:t>key taxonomic group</w:t>
      </w:r>
      <w:r w:rsidR="00644AC0" w:rsidRPr="00D36D38">
        <w:rPr>
          <w:sz w:val="24"/>
          <w:szCs w:val="24"/>
        </w:rPr>
        <w:t>s</w:t>
      </w:r>
      <w:r w:rsidR="00034F6C" w:rsidRPr="00D36D38">
        <w:rPr>
          <w:sz w:val="24"/>
          <w:szCs w:val="24"/>
        </w:rPr>
        <w:t xml:space="preserve"> </w:t>
      </w:r>
      <w:r w:rsidR="00644AC0" w:rsidRPr="00D36D38">
        <w:rPr>
          <w:sz w:val="24"/>
          <w:szCs w:val="24"/>
        </w:rPr>
        <w:t xml:space="preserve">such as </w:t>
      </w:r>
      <w:r w:rsidR="00034F6C" w:rsidRPr="00D36D38">
        <w:rPr>
          <w:i/>
          <w:iCs/>
          <w:sz w:val="24"/>
          <w:szCs w:val="24"/>
        </w:rPr>
        <w:t>Proteobacteria</w:t>
      </w:r>
      <w:r w:rsidR="00034F6C" w:rsidRPr="00D36D38">
        <w:rPr>
          <w:sz w:val="24"/>
          <w:szCs w:val="24"/>
        </w:rPr>
        <w:t xml:space="preserve"> and </w:t>
      </w:r>
      <w:proofErr w:type="spellStart"/>
      <w:r w:rsidR="00034F6C" w:rsidRPr="00D36D38">
        <w:rPr>
          <w:i/>
          <w:iCs/>
          <w:sz w:val="24"/>
          <w:szCs w:val="24"/>
        </w:rPr>
        <w:t>Bacteroidota</w:t>
      </w:r>
      <w:proofErr w:type="spellEnd"/>
      <w:r w:rsidR="00034F6C" w:rsidRPr="00D36D38">
        <w:rPr>
          <w:sz w:val="24"/>
          <w:szCs w:val="24"/>
        </w:rPr>
        <w:t>,</w:t>
      </w:r>
      <w:r w:rsidR="00393347" w:rsidRPr="00D36D38">
        <w:rPr>
          <w:sz w:val="24"/>
          <w:szCs w:val="24"/>
        </w:rPr>
        <w:t xml:space="preserve"> our findings</w:t>
      </w:r>
      <w:r w:rsidR="00644AC0" w:rsidRPr="00D36D38">
        <w:rPr>
          <w:sz w:val="24"/>
          <w:szCs w:val="24"/>
        </w:rPr>
        <w:t xml:space="preserve"> also</w:t>
      </w:r>
      <w:r w:rsidR="00393347" w:rsidRPr="00D36D38">
        <w:rPr>
          <w:sz w:val="24"/>
          <w:szCs w:val="24"/>
        </w:rPr>
        <w:t xml:space="preserve"> disclose the importance of yet-uncultured bacteria and an uncharacterised genetic repertoire. </w:t>
      </w:r>
      <w:r w:rsidR="00034F6C" w:rsidRPr="00D36D38">
        <w:rPr>
          <w:sz w:val="24"/>
          <w:szCs w:val="24"/>
        </w:rPr>
        <w:t>In light of the threatened nature of the cryosphere, targeted</w:t>
      </w:r>
      <w:r w:rsidR="00393347" w:rsidRPr="00D36D38">
        <w:rPr>
          <w:sz w:val="24"/>
          <w:szCs w:val="24"/>
        </w:rPr>
        <w:t xml:space="preserve"> efforts to unravel the phylogenetic and genomic underpinnings of bacterial adaptation to cryospheric ecosystems, including prospecting for cold-adapted biomolecules as well as </w:t>
      </w:r>
      <w:r w:rsidR="00034F6C" w:rsidRPr="00D36D38">
        <w:rPr>
          <w:sz w:val="24"/>
          <w:szCs w:val="24"/>
        </w:rPr>
        <w:t>the</w:t>
      </w:r>
      <w:r w:rsidR="00393347" w:rsidRPr="00D36D38">
        <w:rPr>
          <w:sz w:val="24"/>
          <w:szCs w:val="24"/>
        </w:rPr>
        <w:t xml:space="preserve"> cultivation of cryospheric bacteria, are urgently required.</w:t>
      </w:r>
    </w:p>
    <w:p w14:paraId="4CDF410A" w14:textId="77777777" w:rsidR="00C1497F" w:rsidRPr="00D36D38" w:rsidRDefault="00393347">
      <w:pPr>
        <w:spacing w:after="240"/>
        <w:rPr>
          <w:sz w:val="24"/>
          <w:szCs w:val="24"/>
        </w:rPr>
      </w:pPr>
      <w:r w:rsidRPr="00D36D38">
        <w:rPr>
          <w:b/>
          <w:sz w:val="24"/>
          <w:szCs w:val="24"/>
        </w:rPr>
        <w:t>Acknowledgments.</w:t>
      </w:r>
      <w:r w:rsidRPr="00D36D38">
        <w:rPr>
          <w:sz w:val="24"/>
          <w:szCs w:val="24"/>
        </w:rPr>
        <w:t xml:space="preserve"> This work was supported by The NOMIS Foundation (Vanishing Glaciers) to TJB. SBB was supported by a Swiss National Science Foundation (CRSII5_180241) grant to TJB and PW. We extend our gratitude to Laura de </w:t>
      </w:r>
      <w:proofErr w:type="spellStart"/>
      <w:r w:rsidRPr="00D36D38">
        <w:rPr>
          <w:sz w:val="24"/>
          <w:szCs w:val="24"/>
        </w:rPr>
        <w:t>Nies</w:t>
      </w:r>
      <w:proofErr w:type="spellEnd"/>
      <w:r w:rsidRPr="00D36D38">
        <w:rPr>
          <w:sz w:val="24"/>
          <w:szCs w:val="24"/>
        </w:rPr>
        <w:t xml:space="preserve">, Patrick May, Cedric </w:t>
      </w:r>
      <w:proofErr w:type="spellStart"/>
      <w:r w:rsidRPr="00D36D38">
        <w:rPr>
          <w:sz w:val="24"/>
          <w:szCs w:val="24"/>
        </w:rPr>
        <w:t>Laczny</w:t>
      </w:r>
      <w:proofErr w:type="spellEnd"/>
      <w:r w:rsidRPr="00D36D38">
        <w:rPr>
          <w:sz w:val="24"/>
          <w:szCs w:val="24"/>
        </w:rPr>
        <w:t>, and Valentina Galata for advice with metagenomic analyses. Computational work was carried out using the HPC facilities of the University of Luxembourg.</w:t>
      </w:r>
      <w:ins w:id="8" w:author="Massimo Bourquin" w:date="2022-02-18T11:11:00Z">
        <w:r w:rsidRPr="00D36D38">
          <w:rPr>
            <w:sz w:val="24"/>
            <w:szCs w:val="24"/>
          </w:rPr>
          <w:t xml:space="preserve"> Finally, we would also like to thank two anonymous reviewers for their input that greatly improved the manuscript.</w:t>
        </w:r>
      </w:ins>
    </w:p>
    <w:p w14:paraId="2BCEFDAB" w14:textId="77777777" w:rsidR="00C1497F" w:rsidRPr="00D36D38" w:rsidRDefault="00393347">
      <w:pPr>
        <w:spacing w:after="240"/>
        <w:rPr>
          <w:sz w:val="24"/>
          <w:szCs w:val="24"/>
        </w:rPr>
      </w:pPr>
      <w:r w:rsidRPr="00D36D38">
        <w:rPr>
          <w:b/>
          <w:sz w:val="24"/>
          <w:szCs w:val="24"/>
        </w:rPr>
        <w:t>Funding:</w:t>
      </w:r>
      <w:r w:rsidRPr="00D36D38">
        <w:rPr>
          <w:sz w:val="24"/>
          <w:szCs w:val="24"/>
        </w:rPr>
        <w:t xml:space="preserve"> The NOMIS Foundation: Vanishing Glaciers; Swiss National Science Foundation ENSEMBLE (CRSII5_180241).</w:t>
      </w:r>
    </w:p>
    <w:p w14:paraId="3EE64537" w14:textId="77777777" w:rsidR="00C1497F" w:rsidRPr="00D36D38" w:rsidRDefault="00393347">
      <w:pPr>
        <w:spacing w:after="240"/>
        <w:rPr>
          <w:b/>
          <w:sz w:val="24"/>
          <w:szCs w:val="24"/>
        </w:rPr>
      </w:pPr>
      <w:r w:rsidRPr="00D36D38">
        <w:rPr>
          <w:b/>
          <w:sz w:val="24"/>
          <w:szCs w:val="24"/>
        </w:rPr>
        <w:t>Author contributions:</w:t>
      </w:r>
    </w:p>
    <w:p w14:paraId="22FA1C62" w14:textId="77777777" w:rsidR="00C1497F" w:rsidRPr="00D36D38" w:rsidRDefault="00393347">
      <w:pPr>
        <w:spacing w:after="240"/>
        <w:rPr>
          <w:sz w:val="24"/>
          <w:szCs w:val="24"/>
        </w:rPr>
      </w:pPr>
      <w:r w:rsidRPr="00D36D38">
        <w:rPr>
          <w:i/>
          <w:sz w:val="24"/>
          <w:szCs w:val="24"/>
          <w:u w:val="single"/>
        </w:rPr>
        <w:t xml:space="preserve">Massimo </w:t>
      </w:r>
      <w:proofErr w:type="spellStart"/>
      <w:r w:rsidRPr="00D36D38">
        <w:rPr>
          <w:i/>
          <w:sz w:val="24"/>
          <w:szCs w:val="24"/>
          <w:u w:val="single"/>
        </w:rPr>
        <w:t>Bourquin</w:t>
      </w:r>
      <w:proofErr w:type="spellEnd"/>
      <w:r w:rsidRPr="00D36D38">
        <w:rPr>
          <w:i/>
          <w:sz w:val="24"/>
          <w:szCs w:val="24"/>
          <w:u w:val="single"/>
        </w:rPr>
        <w:t>:</w:t>
      </w:r>
      <w:r w:rsidRPr="00D36D38">
        <w:rPr>
          <w:sz w:val="24"/>
          <w:szCs w:val="24"/>
        </w:rPr>
        <w:t xml:space="preserve"> Conceptualization, methodology, investigation, formal analysis, data curation, writing – original draft preparation, visualization</w:t>
      </w:r>
    </w:p>
    <w:p w14:paraId="701FA76D" w14:textId="77777777" w:rsidR="00C1497F" w:rsidRPr="00D36D38" w:rsidRDefault="00393347">
      <w:pPr>
        <w:spacing w:after="240"/>
        <w:rPr>
          <w:sz w:val="24"/>
          <w:szCs w:val="24"/>
        </w:rPr>
      </w:pPr>
      <w:proofErr w:type="spellStart"/>
      <w:r w:rsidRPr="00D36D38">
        <w:rPr>
          <w:i/>
          <w:sz w:val="24"/>
          <w:szCs w:val="24"/>
          <w:u w:val="single"/>
        </w:rPr>
        <w:t>Susheel</w:t>
      </w:r>
      <w:proofErr w:type="spellEnd"/>
      <w:r w:rsidRPr="00D36D38">
        <w:rPr>
          <w:i/>
          <w:sz w:val="24"/>
          <w:szCs w:val="24"/>
          <w:u w:val="single"/>
        </w:rPr>
        <w:t xml:space="preserve"> Bhanu </w:t>
      </w:r>
      <w:proofErr w:type="spellStart"/>
      <w:r w:rsidRPr="00D36D38">
        <w:rPr>
          <w:i/>
          <w:sz w:val="24"/>
          <w:szCs w:val="24"/>
          <w:u w:val="single"/>
        </w:rPr>
        <w:t>Busi</w:t>
      </w:r>
      <w:proofErr w:type="spellEnd"/>
      <w:r w:rsidRPr="00D36D38">
        <w:rPr>
          <w:i/>
          <w:sz w:val="24"/>
          <w:szCs w:val="24"/>
          <w:u w:val="single"/>
        </w:rPr>
        <w:t>:</w:t>
      </w:r>
      <w:r w:rsidRPr="00D36D38">
        <w:rPr>
          <w:sz w:val="24"/>
          <w:szCs w:val="24"/>
        </w:rPr>
        <w:t xml:space="preserve"> Conceptualization, methodology, investigation, data curation, writing – original draft preparation</w:t>
      </w:r>
    </w:p>
    <w:p w14:paraId="0966F9E9" w14:textId="77777777" w:rsidR="00C1497F" w:rsidRPr="00D36D38" w:rsidRDefault="00393347">
      <w:pPr>
        <w:spacing w:after="240"/>
        <w:rPr>
          <w:sz w:val="24"/>
          <w:szCs w:val="24"/>
        </w:rPr>
      </w:pPr>
      <w:r w:rsidRPr="00D36D38">
        <w:rPr>
          <w:i/>
          <w:sz w:val="24"/>
          <w:szCs w:val="24"/>
          <w:u w:val="single"/>
        </w:rPr>
        <w:t xml:space="preserve">Stylianos </w:t>
      </w:r>
      <w:proofErr w:type="spellStart"/>
      <w:r w:rsidRPr="00D36D38">
        <w:rPr>
          <w:i/>
          <w:sz w:val="24"/>
          <w:szCs w:val="24"/>
          <w:u w:val="single"/>
        </w:rPr>
        <w:t>Fodelianakis</w:t>
      </w:r>
      <w:proofErr w:type="spellEnd"/>
      <w:r w:rsidRPr="00D36D38">
        <w:rPr>
          <w:i/>
          <w:sz w:val="24"/>
          <w:szCs w:val="24"/>
          <w:u w:val="single"/>
        </w:rPr>
        <w:t>:</w:t>
      </w:r>
      <w:r w:rsidRPr="00D36D38">
        <w:rPr>
          <w:sz w:val="24"/>
          <w:szCs w:val="24"/>
        </w:rPr>
        <w:t xml:space="preserve"> Conceptualization, methodology, data curation, writing</w:t>
      </w:r>
    </w:p>
    <w:p w14:paraId="4E8E161E" w14:textId="77777777" w:rsidR="00C1497F" w:rsidRPr="00D36D38" w:rsidRDefault="00393347">
      <w:pPr>
        <w:spacing w:after="240"/>
        <w:rPr>
          <w:sz w:val="24"/>
          <w:szCs w:val="24"/>
        </w:rPr>
      </w:pPr>
      <w:r w:rsidRPr="00D36D38">
        <w:rPr>
          <w:i/>
          <w:sz w:val="24"/>
          <w:szCs w:val="24"/>
          <w:u w:val="single"/>
        </w:rPr>
        <w:t>Hannes Peter:</w:t>
      </w:r>
      <w:r w:rsidRPr="00D36D38">
        <w:rPr>
          <w:sz w:val="24"/>
          <w:szCs w:val="24"/>
        </w:rPr>
        <w:t xml:space="preserve"> Conceptualization, methodology, data curation, writing</w:t>
      </w:r>
    </w:p>
    <w:p w14:paraId="3BF358C3" w14:textId="77777777" w:rsidR="00C1497F" w:rsidRPr="00D36D38" w:rsidRDefault="00393347">
      <w:pPr>
        <w:spacing w:after="240"/>
        <w:rPr>
          <w:sz w:val="24"/>
          <w:szCs w:val="24"/>
        </w:rPr>
      </w:pPr>
      <w:r w:rsidRPr="00D36D38">
        <w:rPr>
          <w:i/>
          <w:sz w:val="24"/>
          <w:szCs w:val="24"/>
          <w:u w:val="single"/>
        </w:rPr>
        <w:lastRenderedPageBreak/>
        <w:t xml:space="preserve">Alex </w:t>
      </w:r>
      <w:proofErr w:type="spellStart"/>
      <w:r w:rsidRPr="00D36D38">
        <w:rPr>
          <w:i/>
          <w:sz w:val="24"/>
          <w:szCs w:val="24"/>
          <w:u w:val="single"/>
        </w:rPr>
        <w:t>Washburne</w:t>
      </w:r>
      <w:proofErr w:type="spellEnd"/>
      <w:r w:rsidRPr="00D36D38">
        <w:rPr>
          <w:i/>
          <w:sz w:val="24"/>
          <w:szCs w:val="24"/>
          <w:u w:val="single"/>
        </w:rPr>
        <w:t>:</w:t>
      </w:r>
      <w:r w:rsidRPr="00D36D38">
        <w:rPr>
          <w:sz w:val="24"/>
          <w:szCs w:val="24"/>
        </w:rPr>
        <w:t xml:space="preserve"> Conceptualization, methodology</w:t>
      </w:r>
    </w:p>
    <w:p w14:paraId="01A0FED8" w14:textId="77777777" w:rsidR="00C1497F" w:rsidRPr="00D36D38" w:rsidRDefault="00393347">
      <w:pPr>
        <w:spacing w:after="240"/>
        <w:rPr>
          <w:sz w:val="24"/>
          <w:szCs w:val="24"/>
        </w:rPr>
      </w:pPr>
      <w:r w:rsidRPr="00D36D38">
        <w:rPr>
          <w:i/>
          <w:sz w:val="24"/>
          <w:szCs w:val="24"/>
          <w:u w:val="single"/>
        </w:rPr>
        <w:t>Tyler Kohler:</w:t>
      </w:r>
      <w:r w:rsidRPr="00D36D38">
        <w:rPr>
          <w:sz w:val="24"/>
          <w:szCs w:val="24"/>
        </w:rPr>
        <w:t xml:space="preserve"> Data curation, writing</w:t>
      </w:r>
    </w:p>
    <w:p w14:paraId="185D5B52" w14:textId="77777777" w:rsidR="00C1497F" w:rsidRPr="00D36D38" w:rsidRDefault="00393347">
      <w:pPr>
        <w:spacing w:after="240"/>
        <w:rPr>
          <w:sz w:val="24"/>
          <w:szCs w:val="24"/>
        </w:rPr>
      </w:pPr>
      <w:proofErr w:type="spellStart"/>
      <w:r w:rsidRPr="00D36D38">
        <w:rPr>
          <w:i/>
          <w:sz w:val="24"/>
          <w:szCs w:val="24"/>
          <w:u w:val="single"/>
        </w:rPr>
        <w:t>Leïla</w:t>
      </w:r>
      <w:proofErr w:type="spellEnd"/>
      <w:r w:rsidRPr="00D36D38">
        <w:rPr>
          <w:i/>
          <w:sz w:val="24"/>
          <w:szCs w:val="24"/>
          <w:u w:val="single"/>
        </w:rPr>
        <w:t xml:space="preserve"> Ezzat:</w:t>
      </w:r>
      <w:r w:rsidRPr="00D36D38">
        <w:rPr>
          <w:sz w:val="24"/>
          <w:szCs w:val="24"/>
        </w:rPr>
        <w:t xml:space="preserve"> Methodology</w:t>
      </w:r>
    </w:p>
    <w:p w14:paraId="50850AC4" w14:textId="77777777" w:rsidR="00C1497F" w:rsidRPr="00D36D38" w:rsidRDefault="00393347">
      <w:pPr>
        <w:spacing w:before="120" w:after="360"/>
        <w:rPr>
          <w:i/>
          <w:sz w:val="24"/>
          <w:szCs w:val="24"/>
          <w:u w:val="single"/>
        </w:rPr>
      </w:pPr>
      <w:r w:rsidRPr="00D36D38">
        <w:rPr>
          <w:i/>
          <w:sz w:val="24"/>
          <w:szCs w:val="24"/>
          <w:u w:val="single"/>
        </w:rPr>
        <w:t xml:space="preserve">Grégoire </w:t>
      </w:r>
      <w:proofErr w:type="spellStart"/>
      <w:r w:rsidRPr="00D36D38">
        <w:rPr>
          <w:i/>
          <w:sz w:val="24"/>
          <w:szCs w:val="24"/>
          <w:u w:val="single"/>
        </w:rPr>
        <w:t>Michoud</w:t>
      </w:r>
      <w:proofErr w:type="spellEnd"/>
      <w:r w:rsidRPr="00D36D38">
        <w:rPr>
          <w:sz w:val="24"/>
          <w:szCs w:val="24"/>
        </w:rPr>
        <w:t>: Methodology</w:t>
      </w:r>
    </w:p>
    <w:p w14:paraId="1AFAEC77" w14:textId="77777777" w:rsidR="00C1497F" w:rsidRPr="00D36D38" w:rsidRDefault="00393347">
      <w:pPr>
        <w:spacing w:after="240"/>
        <w:rPr>
          <w:sz w:val="24"/>
          <w:szCs w:val="24"/>
        </w:rPr>
      </w:pPr>
      <w:r w:rsidRPr="00D36D38">
        <w:rPr>
          <w:i/>
          <w:sz w:val="24"/>
          <w:szCs w:val="24"/>
          <w:u w:val="single"/>
        </w:rPr>
        <w:t xml:space="preserve">Paul </w:t>
      </w:r>
      <w:proofErr w:type="spellStart"/>
      <w:r w:rsidRPr="00D36D38">
        <w:rPr>
          <w:i/>
          <w:sz w:val="24"/>
          <w:szCs w:val="24"/>
          <w:u w:val="single"/>
        </w:rPr>
        <w:t>Wilmes</w:t>
      </w:r>
      <w:proofErr w:type="spellEnd"/>
      <w:r w:rsidRPr="00D36D38">
        <w:rPr>
          <w:i/>
          <w:sz w:val="24"/>
          <w:szCs w:val="24"/>
          <w:u w:val="single"/>
        </w:rPr>
        <w:t>:</w:t>
      </w:r>
      <w:r w:rsidRPr="00D36D38">
        <w:rPr>
          <w:sz w:val="24"/>
          <w:szCs w:val="24"/>
        </w:rPr>
        <w:t xml:space="preserve"> Conceptualization and supervision</w:t>
      </w:r>
    </w:p>
    <w:p w14:paraId="274E5890" w14:textId="77777777" w:rsidR="00C1497F" w:rsidRPr="00D36D38" w:rsidRDefault="00393347">
      <w:pPr>
        <w:spacing w:after="240"/>
        <w:rPr>
          <w:sz w:val="24"/>
          <w:szCs w:val="24"/>
        </w:rPr>
      </w:pPr>
      <w:r w:rsidRPr="00D36D38">
        <w:rPr>
          <w:i/>
          <w:sz w:val="24"/>
          <w:szCs w:val="24"/>
          <w:u w:val="single"/>
        </w:rPr>
        <w:t xml:space="preserve">Tom J. </w:t>
      </w:r>
      <w:proofErr w:type="spellStart"/>
      <w:r w:rsidRPr="00D36D38">
        <w:rPr>
          <w:i/>
          <w:sz w:val="24"/>
          <w:szCs w:val="24"/>
          <w:u w:val="single"/>
        </w:rPr>
        <w:t>Battin</w:t>
      </w:r>
      <w:proofErr w:type="spellEnd"/>
      <w:r w:rsidRPr="00D36D38">
        <w:rPr>
          <w:i/>
          <w:sz w:val="24"/>
          <w:szCs w:val="24"/>
          <w:u w:val="single"/>
        </w:rPr>
        <w:t>:</w:t>
      </w:r>
      <w:r w:rsidRPr="00D36D38">
        <w:rPr>
          <w:sz w:val="24"/>
          <w:szCs w:val="24"/>
        </w:rPr>
        <w:t xml:space="preserve"> Conceptualization, writing – original draft preparation, data curation, supervision, and funding acquisition</w:t>
      </w:r>
    </w:p>
    <w:p w14:paraId="03A86329" w14:textId="77777777" w:rsidR="00C1497F" w:rsidRPr="00D36D38" w:rsidRDefault="00393347">
      <w:pPr>
        <w:spacing w:after="240"/>
        <w:rPr>
          <w:sz w:val="24"/>
          <w:szCs w:val="24"/>
        </w:rPr>
      </w:pPr>
      <w:r w:rsidRPr="00D36D38">
        <w:rPr>
          <w:b/>
          <w:sz w:val="24"/>
          <w:szCs w:val="24"/>
        </w:rPr>
        <w:t>Competing interests:</w:t>
      </w:r>
      <w:r w:rsidRPr="00D36D38">
        <w:rPr>
          <w:sz w:val="24"/>
          <w:szCs w:val="24"/>
        </w:rPr>
        <w:t xml:space="preserve"> The authors declare no competing financial interests.</w:t>
      </w:r>
    </w:p>
    <w:p w14:paraId="6DF0BD03" w14:textId="77777777" w:rsidR="00C1497F" w:rsidRPr="00D36D38" w:rsidRDefault="00393347">
      <w:pPr>
        <w:rPr>
          <w:sz w:val="24"/>
          <w:szCs w:val="24"/>
        </w:rPr>
      </w:pPr>
      <w:r w:rsidRPr="00D36D38">
        <w:rPr>
          <w:b/>
          <w:sz w:val="24"/>
          <w:szCs w:val="24"/>
        </w:rPr>
        <w:t>Data and materials availability:</w:t>
      </w:r>
      <w:r w:rsidRPr="00D36D38">
        <w:rPr>
          <w:sz w:val="24"/>
          <w:szCs w:val="24"/>
        </w:rPr>
        <w:t xml:space="preserve"> The list of samples (PP1, PP2, and metagenomic datasets) including the metadata and all the data generated for this study are available in the </w:t>
      </w:r>
      <w:proofErr w:type="spellStart"/>
      <w:r w:rsidRPr="00D36D38">
        <w:rPr>
          <w:sz w:val="24"/>
          <w:szCs w:val="24"/>
        </w:rPr>
        <w:t>Zenodo</w:t>
      </w:r>
      <w:proofErr w:type="spellEnd"/>
      <w:r w:rsidRPr="00D36D38">
        <w:rPr>
          <w:sz w:val="24"/>
          <w:szCs w:val="24"/>
        </w:rPr>
        <w:t xml:space="preserve"> repository: </w:t>
      </w:r>
      <w:hyperlink r:id="rId7">
        <w:r w:rsidRPr="00D36D38">
          <w:rPr>
            <w:color w:val="0000FF"/>
            <w:sz w:val="24"/>
            <w:szCs w:val="24"/>
            <w:u w:val="single"/>
          </w:rPr>
          <w:t>https://zenodo</w:t>
        </w:r>
      </w:hyperlink>
      <w:r w:rsidRPr="00D36D38">
        <w:rPr>
          <w:sz w:val="24"/>
          <w:szCs w:val="24"/>
        </w:rPr>
        <w:t xml:space="preserve">.org/record/5127781. All scripts used for analyses, along with the </w:t>
      </w:r>
      <w:proofErr w:type="spellStart"/>
      <w:r w:rsidRPr="00D36D38">
        <w:rPr>
          <w:sz w:val="24"/>
          <w:szCs w:val="24"/>
        </w:rPr>
        <w:t>conda</w:t>
      </w:r>
      <w:proofErr w:type="spellEnd"/>
      <w:r w:rsidRPr="00D36D38">
        <w:rPr>
          <w:sz w:val="24"/>
          <w:szCs w:val="24"/>
        </w:rPr>
        <w:t xml:space="preserve"> environments are provided on </w:t>
      </w:r>
      <w:proofErr w:type="spellStart"/>
      <w:r w:rsidRPr="00D36D38">
        <w:rPr>
          <w:sz w:val="24"/>
          <w:szCs w:val="24"/>
        </w:rPr>
        <w:t>Github</w:t>
      </w:r>
      <w:proofErr w:type="spellEnd"/>
      <w:r w:rsidRPr="00D36D38">
        <w:rPr>
          <w:sz w:val="24"/>
          <w:szCs w:val="24"/>
        </w:rPr>
        <w:t xml:space="preserve">: </w:t>
      </w:r>
      <w:hyperlink r:id="rId8">
        <w:r w:rsidRPr="00D36D38">
          <w:rPr>
            <w:color w:val="0000FF"/>
            <w:sz w:val="24"/>
            <w:szCs w:val="24"/>
            <w:u w:val="single"/>
          </w:rPr>
          <w:t>https://github</w:t>
        </w:r>
      </w:hyperlink>
      <w:r w:rsidRPr="00D36D38">
        <w:rPr>
          <w:sz w:val="24"/>
          <w:szCs w:val="24"/>
        </w:rPr>
        <w:t>.com/Mass23/CryoBiome.</w:t>
      </w:r>
    </w:p>
    <w:p w14:paraId="479000DE" w14:textId="77777777" w:rsidR="00C1497F" w:rsidRPr="00D36D38" w:rsidRDefault="00393347">
      <w:pPr>
        <w:spacing w:after="240"/>
        <w:rPr>
          <w:sz w:val="24"/>
          <w:szCs w:val="24"/>
        </w:rPr>
      </w:pPr>
      <w:r w:rsidRPr="00D36D38">
        <w:rPr>
          <w:noProof/>
          <w:sz w:val="24"/>
          <w:szCs w:val="24"/>
        </w:rPr>
        <w:lastRenderedPageBreak/>
        <w:drawing>
          <wp:inline distT="0" distB="0" distL="0" distR="0" wp14:anchorId="2AD66816" wp14:editId="567F4546">
            <wp:extent cx="5151764" cy="5087830"/>
            <wp:effectExtent l="12700" t="12700" r="17145" b="1778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151764" cy="5087830"/>
                    </a:xfrm>
                    <a:prstGeom prst="rect">
                      <a:avLst/>
                    </a:prstGeom>
                    <a:ln w="6350">
                      <a:solidFill>
                        <a:srgbClr val="000000"/>
                      </a:solidFill>
                      <a:prstDash val="solid"/>
                    </a:ln>
                  </pic:spPr>
                </pic:pic>
              </a:graphicData>
            </a:graphic>
          </wp:inline>
        </w:drawing>
      </w:r>
    </w:p>
    <w:p w14:paraId="7A7E2A53" w14:textId="77777777" w:rsidR="00C1497F" w:rsidRPr="00D36D38" w:rsidRDefault="00393347">
      <w:pPr>
        <w:spacing w:after="240"/>
        <w:rPr>
          <w:sz w:val="24"/>
          <w:szCs w:val="24"/>
        </w:rPr>
      </w:pPr>
      <w:r w:rsidRPr="00D36D38">
        <w:rPr>
          <w:b/>
          <w:sz w:val="24"/>
          <w:szCs w:val="24"/>
        </w:rPr>
        <w:t xml:space="preserve">Fig. 1 A unique cryospheric microbiome. (A) </w:t>
      </w:r>
      <w:r w:rsidRPr="00D36D38">
        <w:rPr>
          <w:sz w:val="24"/>
          <w:szCs w:val="24"/>
        </w:rPr>
        <w:t xml:space="preserve">Geographic distribution of the 16S rRNA gene samples for the two primer pairs (PP) and metagenomes for both cryospheric and non-cryospheric ecosystems, where GPS coordinates were available on NCBI. Symbol size denotes the number of samples per site (see </w:t>
      </w:r>
      <w:r w:rsidRPr="00D36D38">
        <w:rPr>
          <w:i/>
          <w:sz w:val="24"/>
          <w:szCs w:val="24"/>
        </w:rPr>
        <w:t>Supplementary Information</w:t>
      </w:r>
      <w:r w:rsidRPr="00D36D38">
        <w:rPr>
          <w:sz w:val="24"/>
          <w:szCs w:val="24"/>
        </w:rPr>
        <w:t xml:space="preserve">). </w:t>
      </w:r>
      <w:r w:rsidRPr="00D36D38">
        <w:rPr>
          <w:b/>
          <w:sz w:val="24"/>
          <w:szCs w:val="24"/>
        </w:rPr>
        <w:t>(B)</w:t>
      </w:r>
      <w:r w:rsidRPr="00D36D38">
        <w:rPr>
          <w:sz w:val="24"/>
          <w:szCs w:val="24"/>
        </w:rPr>
        <w:t xml:space="preserve"> Phylogenetic tree based on abundant ASVs (&gt; 0.5% relative abundance in at least one sample) in the PP1 dataset. The heatmap (inner rings) shows the presence (at a &gt; 0.5% relative abundance threshold) of ASVs in the four ecosystem types of the cryosphere (ice and snow, terrestrial, coastal ocean and freshwater). The </w:t>
      </w:r>
      <w:proofErr w:type="spellStart"/>
      <w:r w:rsidRPr="00D36D38">
        <w:rPr>
          <w:sz w:val="24"/>
          <w:szCs w:val="24"/>
        </w:rPr>
        <w:t>barplot</w:t>
      </w:r>
      <w:proofErr w:type="spellEnd"/>
      <w:r w:rsidRPr="00D36D38">
        <w:rPr>
          <w:sz w:val="24"/>
          <w:szCs w:val="24"/>
        </w:rPr>
        <w:t xml:space="preserve"> (outer ring) represents the coefficient for the SVM classifier analysis, highlighting discriminating ASVs. </w:t>
      </w:r>
      <w:r w:rsidRPr="00D36D38">
        <w:rPr>
          <w:b/>
          <w:sz w:val="24"/>
          <w:szCs w:val="24"/>
        </w:rPr>
        <w:t xml:space="preserve">(C) </w:t>
      </w:r>
      <w:r w:rsidRPr="00D36D38">
        <w:rPr>
          <w:sz w:val="24"/>
          <w:szCs w:val="24"/>
        </w:rPr>
        <w:t xml:space="preserve">Sorensen’s phylogenetic index of </w:t>
      </w:r>
      <w:r w:rsidRPr="00D36D38">
        <w:rPr>
          <w:i/>
          <w:sz w:val="24"/>
          <w:szCs w:val="24"/>
        </w:rPr>
        <w:t>β-</w:t>
      </w:r>
      <w:r w:rsidRPr="00D36D38">
        <w:rPr>
          <w:sz w:val="24"/>
          <w:szCs w:val="24"/>
        </w:rPr>
        <w:t xml:space="preserve">diversity and </w:t>
      </w:r>
      <w:r w:rsidRPr="00D36D38">
        <w:rPr>
          <w:b/>
          <w:sz w:val="24"/>
          <w:szCs w:val="24"/>
        </w:rPr>
        <w:t>(D)</w:t>
      </w:r>
      <w:r w:rsidRPr="00D36D38">
        <w:rPr>
          <w:sz w:val="24"/>
          <w:szCs w:val="24"/>
        </w:rPr>
        <w:t xml:space="preserve"> </w:t>
      </w:r>
      <w:r w:rsidRPr="00D36D38">
        <w:rPr>
          <w:i/>
          <w:sz w:val="24"/>
          <w:szCs w:val="24"/>
        </w:rPr>
        <w:t>β-</w:t>
      </w:r>
      <w:r w:rsidRPr="00D36D38">
        <w:rPr>
          <w:sz w:val="24"/>
          <w:szCs w:val="24"/>
        </w:rPr>
        <w:t>MNTD calculated across pairs of samples in the cryospheric samples (Cryo-</w:t>
      </w:r>
      <w:proofErr w:type="spellStart"/>
      <w:r w:rsidRPr="00D36D38">
        <w:rPr>
          <w:sz w:val="24"/>
          <w:szCs w:val="24"/>
        </w:rPr>
        <w:t>Cryo</w:t>
      </w:r>
      <w:proofErr w:type="spellEnd"/>
      <w:r w:rsidRPr="00D36D38">
        <w:rPr>
          <w:sz w:val="24"/>
          <w:szCs w:val="24"/>
        </w:rPr>
        <w:t xml:space="preserve">), pairs of cryospheric and non-cryospheric samples (Cryo-Others) and pairs of non-cryospheric (Others-Others) samples. The top panel (shades of blue) is for PP1, the bottom one (shades of red) for PP2; significant relationships calculated using </w:t>
      </w:r>
      <w:r w:rsidRPr="00D36D38">
        <w:rPr>
          <w:i/>
          <w:sz w:val="24"/>
          <w:szCs w:val="24"/>
        </w:rPr>
        <w:t>Wilcoxon</w:t>
      </w:r>
      <w:r w:rsidRPr="00D36D38">
        <w:rPr>
          <w:sz w:val="24"/>
          <w:szCs w:val="24"/>
        </w:rPr>
        <w:t xml:space="preserve"> tests are highlighted with stars.</w:t>
      </w:r>
    </w:p>
    <w:p w14:paraId="552A9EA6" w14:textId="77777777" w:rsidR="00C1497F" w:rsidRPr="00D36D38" w:rsidRDefault="00393347">
      <w:pPr>
        <w:spacing w:after="240"/>
        <w:rPr>
          <w:sz w:val="24"/>
          <w:szCs w:val="24"/>
        </w:rPr>
      </w:pPr>
      <w:r w:rsidRPr="00D36D38">
        <w:rPr>
          <w:noProof/>
          <w:sz w:val="24"/>
          <w:szCs w:val="24"/>
        </w:rPr>
        <w:lastRenderedPageBreak/>
        <w:drawing>
          <wp:inline distT="0" distB="0" distL="0" distR="0" wp14:anchorId="5671E68C" wp14:editId="711512A6">
            <wp:extent cx="5699037" cy="2847003"/>
            <wp:effectExtent l="12700" t="12700" r="16510" b="10795"/>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699037" cy="2847003"/>
                    </a:xfrm>
                    <a:prstGeom prst="rect">
                      <a:avLst/>
                    </a:prstGeom>
                    <a:ln w="6350">
                      <a:solidFill>
                        <a:srgbClr val="000000"/>
                      </a:solidFill>
                      <a:prstDash val="solid"/>
                    </a:ln>
                  </pic:spPr>
                </pic:pic>
              </a:graphicData>
            </a:graphic>
          </wp:inline>
        </w:drawing>
      </w:r>
    </w:p>
    <w:p w14:paraId="5F1520BE" w14:textId="5A92D320" w:rsidR="00C1497F" w:rsidRPr="00D36D38" w:rsidRDefault="00393347">
      <w:pPr>
        <w:spacing w:after="240"/>
        <w:rPr>
          <w:sz w:val="24"/>
          <w:szCs w:val="24"/>
        </w:rPr>
      </w:pPr>
      <w:r w:rsidRPr="00D36D38">
        <w:rPr>
          <w:b/>
          <w:sz w:val="24"/>
          <w:szCs w:val="24"/>
        </w:rPr>
        <w:t>Fig. 2 Cryospheric genera and shared genomic properties</w:t>
      </w:r>
      <w:r w:rsidRPr="00D36D38">
        <w:rPr>
          <w:sz w:val="24"/>
          <w:szCs w:val="24"/>
        </w:rPr>
        <w:t>.</w:t>
      </w:r>
      <w:r w:rsidRPr="00D36D38">
        <w:rPr>
          <w:b/>
          <w:sz w:val="24"/>
          <w:szCs w:val="24"/>
        </w:rPr>
        <w:t xml:space="preserve"> (A)</w:t>
      </w:r>
      <w:r w:rsidRPr="00D36D38">
        <w:rPr>
          <w:sz w:val="24"/>
          <w:szCs w:val="24"/>
        </w:rPr>
        <w:t xml:space="preserve"> Taxonomic tree representing the number of cryospheric genera per taxon. Only taxa containing at least two cryospheric genera are shown (down to the class level). </w:t>
      </w:r>
      <w:r w:rsidRPr="00D36D38">
        <w:rPr>
          <w:b/>
          <w:sz w:val="24"/>
          <w:szCs w:val="24"/>
        </w:rPr>
        <w:t>(B)</w:t>
      </w:r>
      <w:r w:rsidRPr="00D36D38">
        <w:rPr>
          <w:sz w:val="24"/>
          <w:szCs w:val="24"/>
        </w:rPr>
        <w:t xml:space="preserve"> Bar plot showing the bacterial genera significantly enriched in the cryosphere with the highest </w:t>
      </w:r>
      <w:r w:rsidRPr="00D36D38">
        <w:rPr>
          <w:i/>
          <w:sz w:val="24"/>
          <w:szCs w:val="24"/>
        </w:rPr>
        <w:t xml:space="preserve">CLR mean </w:t>
      </w:r>
      <w:r w:rsidRPr="00D36D38">
        <w:rPr>
          <w:sz w:val="24"/>
          <w:szCs w:val="24"/>
        </w:rPr>
        <w:t>difference. The colours represent the phylum level taxonomic classification.</w:t>
      </w:r>
    </w:p>
    <w:p w14:paraId="4895FC14" w14:textId="77777777" w:rsidR="00C1497F" w:rsidRPr="00D36D38" w:rsidRDefault="00393347">
      <w:pPr>
        <w:spacing w:after="240"/>
        <w:rPr>
          <w:b/>
          <w:sz w:val="24"/>
          <w:szCs w:val="24"/>
        </w:rPr>
      </w:pPr>
      <w:r w:rsidRPr="00D36D38">
        <w:br w:type="page"/>
      </w:r>
    </w:p>
    <w:p w14:paraId="3CF46A0D" w14:textId="77777777" w:rsidR="00C1497F" w:rsidRPr="00D36D38" w:rsidRDefault="00393347">
      <w:pPr>
        <w:spacing w:after="240"/>
        <w:rPr>
          <w:b/>
          <w:sz w:val="24"/>
          <w:szCs w:val="24"/>
        </w:rPr>
      </w:pPr>
      <w:r w:rsidRPr="00D36D38">
        <w:rPr>
          <w:b/>
          <w:noProof/>
          <w:sz w:val="24"/>
          <w:szCs w:val="24"/>
        </w:rPr>
        <w:lastRenderedPageBreak/>
        <w:drawing>
          <wp:inline distT="0" distB="0" distL="0" distR="0" wp14:anchorId="0DB7AC99" wp14:editId="6D9ACB5C">
            <wp:extent cx="5649416" cy="4136093"/>
            <wp:effectExtent l="12700" t="12700" r="15240" b="17145"/>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649416" cy="4136093"/>
                    </a:xfrm>
                    <a:prstGeom prst="rect">
                      <a:avLst/>
                    </a:prstGeom>
                    <a:ln w="6350">
                      <a:solidFill>
                        <a:srgbClr val="000000"/>
                      </a:solidFill>
                      <a:prstDash val="solid"/>
                    </a:ln>
                  </pic:spPr>
                </pic:pic>
              </a:graphicData>
            </a:graphic>
          </wp:inline>
        </w:drawing>
      </w:r>
    </w:p>
    <w:p w14:paraId="079545F3" w14:textId="432C8458" w:rsidR="00C1497F" w:rsidRPr="00D36D38" w:rsidRDefault="00393347">
      <w:pPr>
        <w:spacing w:after="240"/>
        <w:rPr>
          <w:b/>
          <w:sz w:val="24"/>
          <w:szCs w:val="24"/>
        </w:rPr>
      </w:pPr>
      <w:r w:rsidRPr="00D36D38">
        <w:rPr>
          <w:b/>
          <w:sz w:val="24"/>
          <w:szCs w:val="24"/>
        </w:rPr>
        <w:t>Fig. 3</w:t>
      </w:r>
      <w:r w:rsidRPr="00D36D38">
        <w:rPr>
          <w:sz w:val="24"/>
          <w:szCs w:val="24"/>
        </w:rPr>
        <w:t xml:space="preserve"> </w:t>
      </w:r>
      <w:r w:rsidRPr="00D36D38">
        <w:rPr>
          <w:b/>
          <w:sz w:val="24"/>
          <w:szCs w:val="24"/>
        </w:rPr>
        <w:t>Microbiome structure across various cryospheric ecosystems.</w:t>
      </w:r>
      <w:r w:rsidRPr="00D36D38">
        <w:rPr>
          <w:sz w:val="24"/>
          <w:szCs w:val="24"/>
        </w:rPr>
        <w:t xml:space="preserve"> </w:t>
      </w:r>
      <w:r w:rsidRPr="00D36D38">
        <w:rPr>
          <w:b/>
          <w:sz w:val="24"/>
          <w:szCs w:val="24"/>
        </w:rPr>
        <w:t>(A)</w:t>
      </w:r>
      <w:r w:rsidRPr="00D36D38">
        <w:rPr>
          <w:sz w:val="24"/>
          <w:szCs w:val="24"/>
        </w:rPr>
        <w:t xml:space="preserve"> The probability of presence of members of the core microbiome is shown across cryospheric environments. Colours and facets separate phylum-level taxonomic affiliation. </w:t>
      </w:r>
      <w:r w:rsidRPr="00D36D38">
        <w:rPr>
          <w:b/>
          <w:sz w:val="24"/>
          <w:szCs w:val="24"/>
        </w:rPr>
        <w:t>(B)</w:t>
      </w:r>
      <w:r w:rsidRPr="00D36D38">
        <w:rPr>
          <w:sz w:val="24"/>
          <w:szCs w:val="24"/>
        </w:rPr>
        <w:t xml:space="preserve"> Unconstrained ordination showing differences (Bray-</w:t>
      </w:r>
      <w:proofErr w:type="gramStart"/>
      <w:r w:rsidRPr="00D36D38">
        <w:rPr>
          <w:sz w:val="24"/>
          <w:szCs w:val="24"/>
        </w:rPr>
        <w:t>Curtis</w:t>
      </w:r>
      <w:proofErr w:type="gramEnd"/>
      <w:r w:rsidRPr="00D36D38">
        <w:rPr>
          <w:sz w:val="24"/>
          <w:szCs w:val="24"/>
        </w:rPr>
        <w:t xml:space="preserve"> dissimilarity) of bacterial communities among different cryospheric ecosystems</w:t>
      </w:r>
      <w:r w:rsidR="00EB407F" w:rsidRPr="00D36D38">
        <w:rPr>
          <w:sz w:val="24"/>
          <w:szCs w:val="24"/>
        </w:rPr>
        <w:t xml:space="preserve"> (k=2, stress=0.206)</w:t>
      </w:r>
      <w:r w:rsidRPr="00D36D38">
        <w:rPr>
          <w:sz w:val="24"/>
          <w:szCs w:val="24"/>
        </w:rPr>
        <w:t xml:space="preserve">. Hulls demark 95% confidence intervals for a multivariate t distribution for the respective ecosystem types.  </w:t>
      </w:r>
      <w:r w:rsidRPr="00D36D38">
        <w:rPr>
          <w:b/>
          <w:sz w:val="24"/>
          <w:szCs w:val="24"/>
        </w:rPr>
        <w:t>(C)</w:t>
      </w:r>
      <w:r w:rsidRPr="00D36D38">
        <w:rPr>
          <w:sz w:val="24"/>
          <w:szCs w:val="24"/>
        </w:rPr>
        <w:t xml:space="preserve"> Relative abundance (in percentage) of core and ancillary and ‘cryospheric’ and ‘others’ bacterial genera across the four ecosystem types and the two primer pairs.</w:t>
      </w:r>
    </w:p>
    <w:p w14:paraId="04A92ADC" w14:textId="77777777" w:rsidR="00C1497F" w:rsidRPr="00D36D38" w:rsidRDefault="00393347">
      <w:pPr>
        <w:spacing w:after="240"/>
        <w:rPr>
          <w:b/>
          <w:sz w:val="24"/>
          <w:szCs w:val="24"/>
        </w:rPr>
      </w:pPr>
      <w:r w:rsidRPr="00D36D38">
        <w:rPr>
          <w:b/>
          <w:noProof/>
          <w:sz w:val="24"/>
          <w:szCs w:val="24"/>
        </w:rPr>
        <w:lastRenderedPageBreak/>
        <w:drawing>
          <wp:inline distT="0" distB="0" distL="0" distR="0" wp14:anchorId="73CDDD7B" wp14:editId="15D1B72C">
            <wp:extent cx="3274211" cy="5238739"/>
            <wp:effectExtent l="12700" t="12700" r="15240" b="6985"/>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274211" cy="5238739"/>
                    </a:xfrm>
                    <a:prstGeom prst="rect">
                      <a:avLst/>
                    </a:prstGeom>
                    <a:ln w="6350">
                      <a:solidFill>
                        <a:srgbClr val="000000"/>
                      </a:solidFill>
                      <a:prstDash val="solid"/>
                    </a:ln>
                  </pic:spPr>
                </pic:pic>
              </a:graphicData>
            </a:graphic>
          </wp:inline>
        </w:drawing>
      </w:r>
    </w:p>
    <w:p w14:paraId="68DDFA82" w14:textId="77777777" w:rsidR="00C1497F" w:rsidRPr="00D36D38" w:rsidRDefault="00393347">
      <w:pPr>
        <w:spacing w:after="240"/>
        <w:rPr>
          <w:sz w:val="24"/>
          <w:szCs w:val="24"/>
        </w:rPr>
      </w:pPr>
      <w:bookmarkStart w:id="9" w:name="_2et92p0" w:colFirst="0" w:colLast="0"/>
      <w:bookmarkEnd w:id="9"/>
      <w:r w:rsidRPr="00D36D38">
        <w:rPr>
          <w:b/>
          <w:sz w:val="24"/>
          <w:szCs w:val="24"/>
        </w:rPr>
        <w:t>Fig. 4 Functional enrichment analysis and taxonomy of enriched functions</w:t>
      </w:r>
      <w:r w:rsidRPr="00D36D38">
        <w:rPr>
          <w:sz w:val="24"/>
          <w:szCs w:val="24"/>
        </w:rPr>
        <w:t xml:space="preserve">. </w:t>
      </w:r>
      <w:r w:rsidRPr="00D36D38">
        <w:rPr>
          <w:b/>
          <w:sz w:val="24"/>
          <w:szCs w:val="24"/>
        </w:rPr>
        <w:t>(A)</w:t>
      </w:r>
      <w:r w:rsidRPr="00D36D38">
        <w:rPr>
          <w:sz w:val="24"/>
          <w:szCs w:val="24"/>
        </w:rPr>
        <w:t xml:space="preserve"> Prevalence and number of enriched KOs in cryospheric samples across bacterial genera. The shading represents the ‘cryospheric’ and ‘others’ bacterial genera whereas symbol size represents the number of contigs taxonomically assigned to the respective genus within cryospheric metagenomes. The insert represents the distribution of the number of contigs harbouring cryospheric enriched KOs across the ‘cryospheric’ and ‘others’ genera. </w:t>
      </w:r>
      <w:r w:rsidRPr="00D36D38">
        <w:rPr>
          <w:b/>
          <w:sz w:val="24"/>
          <w:szCs w:val="24"/>
        </w:rPr>
        <w:t>(B)</w:t>
      </w:r>
      <w:r w:rsidRPr="00D36D38">
        <w:rPr>
          <w:sz w:val="24"/>
          <w:szCs w:val="24"/>
        </w:rPr>
        <w:t xml:space="preserve"> Heatmap representing the completion of pathways across cryospheric samples based only the KOs enriched in the cryosphere. </w:t>
      </w:r>
    </w:p>
    <w:p w14:paraId="26E03D19" w14:textId="77777777" w:rsidR="00C1497F" w:rsidRPr="00D36D38" w:rsidRDefault="00393347">
      <w:pPr>
        <w:jc w:val="left"/>
        <w:rPr>
          <w:sz w:val="24"/>
          <w:szCs w:val="24"/>
        </w:rPr>
      </w:pPr>
      <w:r w:rsidRPr="00D36D38">
        <w:br w:type="page"/>
      </w:r>
    </w:p>
    <w:p w14:paraId="0394A2D4" w14:textId="77777777" w:rsidR="00C1497F" w:rsidRPr="00D36D38" w:rsidRDefault="00393347">
      <w:pPr>
        <w:spacing w:after="240"/>
        <w:rPr>
          <w:sz w:val="24"/>
          <w:szCs w:val="24"/>
        </w:rPr>
      </w:pPr>
      <w:r w:rsidRPr="00D36D38">
        <w:rPr>
          <w:b/>
          <w:sz w:val="24"/>
          <w:szCs w:val="24"/>
        </w:rPr>
        <w:lastRenderedPageBreak/>
        <w:t>Table. 1 Description of the gene sequences clustering approach</w:t>
      </w:r>
      <w:r w:rsidRPr="00D36D38">
        <w:rPr>
          <w:sz w:val="24"/>
          <w:szCs w:val="24"/>
        </w:rPr>
        <w:t xml:space="preserve">. Table summarising the 12’125 largest gene sequence clusters present in at least two samples. The annotation refers to the assignment of the genes to one KEGG Orthologous group (KO), multiple KOs or unassigned (Ambiguous) and only unassigned (Unassigned). Distribution of ‘assigned’ (KEGG), ‘ambiguous’ and ‘unassigned’ functional gene clusters highlighting the bias against cryospheric gene clusters. ‘Shared’ refers to the representatives of both categories of samples contained gene sequences in the cluster. The number of clusters is shown, along with the proportion of clusters having a consensus sequence matching the </w:t>
      </w:r>
      <w:proofErr w:type="spellStart"/>
      <w:r w:rsidRPr="00D36D38">
        <w:rPr>
          <w:sz w:val="24"/>
          <w:szCs w:val="24"/>
        </w:rPr>
        <w:t>UniProt</w:t>
      </w:r>
      <w:proofErr w:type="spellEnd"/>
      <w:r w:rsidRPr="00D36D38">
        <w:rPr>
          <w:sz w:val="24"/>
          <w:szCs w:val="24"/>
        </w:rPr>
        <w:t xml:space="preserve"> database.</w:t>
      </w:r>
      <w:r w:rsidRPr="00D36D38">
        <w:rPr>
          <w:noProof/>
        </w:rPr>
        <w:drawing>
          <wp:anchor distT="0" distB="3175" distL="114300" distR="114300" simplePos="0" relativeHeight="251658240" behindDoc="0" locked="0" layoutInCell="1" hidden="0" allowOverlap="1" wp14:anchorId="6A775FB2" wp14:editId="009F113A">
            <wp:simplePos x="0" y="0"/>
            <wp:positionH relativeFrom="column">
              <wp:posOffset>637774</wp:posOffset>
            </wp:positionH>
            <wp:positionV relativeFrom="paragraph">
              <wp:posOffset>24130</wp:posOffset>
            </wp:positionV>
            <wp:extent cx="4294505" cy="2238375"/>
            <wp:effectExtent l="12700" t="12700" r="12700" b="12700"/>
            <wp:wrapTopAndBottom distT="0" distB="3175"/>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l="13085" t="19552" r="12150" b="19222"/>
                    <a:stretch>
                      <a:fillRect/>
                    </a:stretch>
                  </pic:blipFill>
                  <pic:spPr>
                    <a:xfrm>
                      <a:off x="0" y="0"/>
                      <a:ext cx="4294505" cy="2238375"/>
                    </a:xfrm>
                    <a:prstGeom prst="rect">
                      <a:avLst/>
                    </a:prstGeom>
                    <a:ln w="12700">
                      <a:solidFill>
                        <a:srgbClr val="000000"/>
                      </a:solidFill>
                      <a:prstDash val="solid"/>
                    </a:ln>
                  </pic:spPr>
                </pic:pic>
              </a:graphicData>
            </a:graphic>
          </wp:anchor>
        </w:drawing>
      </w:r>
    </w:p>
    <w:p w14:paraId="78376213" w14:textId="77777777" w:rsidR="00C1497F" w:rsidRPr="00D36D38" w:rsidRDefault="00393347">
      <w:pPr>
        <w:spacing w:before="0" w:line="240" w:lineRule="auto"/>
        <w:jc w:val="left"/>
        <w:rPr>
          <w:sz w:val="24"/>
          <w:szCs w:val="24"/>
        </w:rPr>
      </w:pPr>
      <w:r w:rsidRPr="00D36D38">
        <w:br w:type="page"/>
      </w:r>
    </w:p>
    <w:p w14:paraId="7FBA628B" w14:textId="77777777" w:rsidR="00C1497F" w:rsidRPr="00D36D38" w:rsidRDefault="00393347">
      <w:pPr>
        <w:keepNext/>
        <w:pBdr>
          <w:top w:val="nil"/>
          <w:left w:val="nil"/>
          <w:bottom w:val="nil"/>
          <w:right w:val="nil"/>
          <w:between w:val="nil"/>
        </w:pBdr>
        <w:spacing w:before="360" w:after="60"/>
        <w:jc w:val="left"/>
        <w:rPr>
          <w:b/>
          <w:color w:val="000000"/>
          <w:sz w:val="32"/>
          <w:szCs w:val="32"/>
        </w:rPr>
      </w:pPr>
      <w:r w:rsidRPr="00D36D38">
        <w:rPr>
          <w:b/>
          <w:color w:val="000000"/>
          <w:sz w:val="32"/>
          <w:szCs w:val="32"/>
        </w:rPr>
        <w:lastRenderedPageBreak/>
        <w:t>Methods</w:t>
      </w:r>
    </w:p>
    <w:p w14:paraId="2C636136"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16S rRNA Datasets. </w:t>
      </w:r>
      <w:r w:rsidRPr="00D36D38">
        <w:rPr>
          <w:color w:val="000000"/>
          <w:sz w:val="24"/>
          <w:szCs w:val="24"/>
        </w:rPr>
        <w:t>Two primer pairs typically used in microbial ecology targeting the prokaryotic 16S rRNA were assessed: 341f-785r and 515f-806r. They will be referred to as Primer Pair 1 (PP1)</w:t>
      </w:r>
      <w:r w:rsidRPr="00D36D38">
        <w:rPr>
          <w:color w:val="000000"/>
          <w:vertAlign w:val="superscript"/>
        </w:rPr>
        <w:t>16</w:t>
      </w:r>
      <w:r w:rsidRPr="00D36D38">
        <w:rPr>
          <w:color w:val="000000"/>
          <w:sz w:val="24"/>
          <w:szCs w:val="24"/>
        </w:rPr>
        <w:t xml:space="preserve"> and Primer Pair 2 (PP2)</w:t>
      </w:r>
      <w:r w:rsidRPr="00D36D38">
        <w:rPr>
          <w:color w:val="000000"/>
          <w:vertAlign w:val="superscript"/>
        </w:rPr>
        <w:t>15</w:t>
      </w:r>
      <w:r w:rsidRPr="00D36D38">
        <w:rPr>
          <w:color w:val="000000"/>
          <w:sz w:val="24"/>
          <w:szCs w:val="24"/>
        </w:rPr>
        <w:t>, respectively. All articles citing the PP1 and PP2 reference articles were retrieved using Web of Science (All databases, searched on the 7</w:t>
      </w:r>
      <w:r w:rsidRPr="00D36D38">
        <w:rPr>
          <w:color w:val="000000"/>
          <w:sz w:val="14"/>
          <w:szCs w:val="14"/>
          <w:vertAlign w:val="superscript"/>
        </w:rPr>
        <w:t>th</w:t>
      </w:r>
      <w:r w:rsidRPr="00D36D38">
        <w:rPr>
          <w:color w:val="000000"/>
          <w:sz w:val="24"/>
          <w:szCs w:val="24"/>
        </w:rPr>
        <w:t xml:space="preserve"> of December 2019, 1727 articles). The first selection based on title and abstract was performed as described herein. Only studies having sequenced environmental samples were kept. Simultaneously, studies assessing pollution or contamination and involving major climatic or ecological events, </w:t>
      </w:r>
      <w:proofErr w:type="gramStart"/>
      <w:r w:rsidRPr="00D36D38">
        <w:rPr>
          <w:color w:val="000000"/>
          <w:sz w:val="24"/>
          <w:szCs w:val="24"/>
        </w:rPr>
        <w:t>e.g.</w:t>
      </w:r>
      <w:proofErr w:type="gramEnd"/>
      <w:r w:rsidRPr="00D36D38">
        <w:rPr>
          <w:color w:val="000000"/>
          <w:sz w:val="24"/>
          <w:szCs w:val="24"/>
        </w:rPr>
        <w:t xml:space="preserve"> storms or blooms, were removed. Thereafter, a second selection was performed based on the whole article, assessing technical criterions. Only studies using the aforementioned primer pairs, Illumina paired-end sequencing and having available data were kept; and the corresponding NCBI </w:t>
      </w:r>
      <w:proofErr w:type="spellStart"/>
      <w:r w:rsidRPr="00D36D38">
        <w:rPr>
          <w:color w:val="000000"/>
          <w:sz w:val="24"/>
          <w:szCs w:val="24"/>
        </w:rPr>
        <w:t>bioproject</w:t>
      </w:r>
      <w:proofErr w:type="spellEnd"/>
      <w:r w:rsidRPr="00D36D38">
        <w:rPr>
          <w:color w:val="000000"/>
          <w:sz w:val="24"/>
          <w:szCs w:val="24"/>
        </w:rPr>
        <w:t xml:space="preserve"> accessions were extracted. At a later stage, a few studies meeting the filtering criteria but not included in the Web of Science search were added. </w:t>
      </w:r>
    </w:p>
    <w:p w14:paraId="7B95320D" w14:textId="77777777" w:rsidR="00C1497F" w:rsidRPr="00D36D38" w:rsidRDefault="00393347">
      <w:pPr>
        <w:rPr>
          <w:sz w:val="24"/>
          <w:szCs w:val="24"/>
        </w:rPr>
      </w:pPr>
      <w:r w:rsidRPr="00D36D38">
        <w:rPr>
          <w:sz w:val="24"/>
          <w:szCs w:val="24"/>
        </w:rPr>
        <w:t>The raw sequencing (</w:t>
      </w:r>
      <w:proofErr w:type="spellStart"/>
      <w:r w:rsidRPr="00D36D38">
        <w:rPr>
          <w:sz w:val="24"/>
          <w:szCs w:val="24"/>
        </w:rPr>
        <w:t>fastq</w:t>
      </w:r>
      <w:proofErr w:type="spellEnd"/>
      <w:r w:rsidRPr="00D36D38">
        <w:rPr>
          <w:sz w:val="24"/>
          <w:szCs w:val="24"/>
        </w:rPr>
        <w:t xml:space="preserve">) data were downloaded using the ENA browser (European Nucleotide </w:t>
      </w:r>
      <w:proofErr w:type="gramStart"/>
      <w:r w:rsidRPr="00D36D38">
        <w:rPr>
          <w:sz w:val="24"/>
          <w:szCs w:val="24"/>
        </w:rPr>
        <w:t>Archive</w:t>
      </w:r>
      <w:r w:rsidRPr="00D36D38">
        <w:t xml:space="preserve"> ;</w:t>
      </w:r>
      <w:proofErr w:type="gramEnd"/>
      <w:r w:rsidRPr="00D36D38">
        <w:t xml:space="preserve"> </w:t>
      </w:r>
      <w:hyperlink r:id="rId14">
        <w:r w:rsidRPr="00D36D38">
          <w:rPr>
            <w:color w:val="0000FF"/>
            <w:sz w:val="24"/>
            <w:szCs w:val="24"/>
            <w:u w:val="single"/>
          </w:rPr>
          <w:t>www.ebi.ac.uk/ena/browser/</w:t>
        </w:r>
      </w:hyperlink>
      <w:r w:rsidRPr="00D36D38">
        <w:rPr>
          <w:sz w:val="24"/>
          <w:szCs w:val="24"/>
        </w:rPr>
        <w:t xml:space="preserve">). At this stage, only the control samples were downloaded for experimental studies. The read files were filtered as follows: First, </w:t>
      </w:r>
      <w:proofErr w:type="spellStart"/>
      <w:r w:rsidRPr="00D36D38">
        <w:rPr>
          <w:sz w:val="24"/>
          <w:szCs w:val="24"/>
        </w:rPr>
        <w:t>Trimmomatic</w:t>
      </w:r>
      <w:proofErr w:type="spellEnd"/>
      <w:r w:rsidRPr="00D36D38">
        <w:rPr>
          <w:sz w:val="24"/>
          <w:szCs w:val="24"/>
        </w:rPr>
        <w:t xml:space="preserve"> was used to remove low quality reads, truncating the reads at the first instance of a sliding-window (5bp) having a mean quality below 15</w:t>
      </w:r>
      <w:r w:rsidRPr="00D36D38">
        <w:rPr>
          <w:sz w:val="24"/>
          <w:szCs w:val="24"/>
          <w:vertAlign w:val="superscript"/>
        </w:rPr>
        <w:t>43</w:t>
      </w:r>
      <w:r w:rsidRPr="00D36D38">
        <w:rPr>
          <w:sz w:val="24"/>
          <w:szCs w:val="24"/>
        </w:rPr>
        <w:t xml:space="preserve">. At this stage, the raw data from each </w:t>
      </w:r>
      <w:proofErr w:type="spellStart"/>
      <w:r w:rsidRPr="00D36D38">
        <w:rPr>
          <w:sz w:val="24"/>
          <w:szCs w:val="24"/>
        </w:rPr>
        <w:t>BioProject</w:t>
      </w:r>
      <w:proofErr w:type="spellEnd"/>
      <w:r w:rsidRPr="00D36D38">
        <w:rPr>
          <w:sz w:val="24"/>
          <w:szCs w:val="24"/>
        </w:rPr>
        <w:t xml:space="preserve"> was imported into qiime2</w:t>
      </w:r>
      <w:r w:rsidRPr="00D36D38">
        <w:rPr>
          <w:sz w:val="24"/>
          <w:szCs w:val="24"/>
          <w:vertAlign w:val="superscript"/>
        </w:rPr>
        <w:t>44</w:t>
      </w:r>
      <w:r w:rsidRPr="00D36D38">
        <w:rPr>
          <w:sz w:val="24"/>
          <w:szCs w:val="24"/>
        </w:rPr>
        <w:t>. Denoising was performed with the dada2 plugin using the primers sequences length for the ‘–p-trim-left-r’ and ‘–p-trim-left-f’ parameters</w:t>
      </w:r>
      <w:r w:rsidRPr="00D36D38">
        <w:rPr>
          <w:sz w:val="24"/>
          <w:szCs w:val="24"/>
          <w:vertAlign w:val="superscript"/>
        </w:rPr>
        <w:t>45</w:t>
      </w:r>
      <w:r w:rsidRPr="00D36D38">
        <w:rPr>
          <w:sz w:val="24"/>
          <w:szCs w:val="24"/>
        </w:rPr>
        <w:t>. This step removed integrally two studies in the PP1 dataset (“negative values in quality” and “all samples discarded” errors). Only sequences assigned to bacterial taxa were kept, and chloroplast and mitochondrial sequences were also removed. Finally, all samples with less than 5000 reads after this initial filtering were removed.</w:t>
      </w:r>
    </w:p>
    <w:p w14:paraId="25AE09F8" w14:textId="77777777" w:rsidR="00C1497F" w:rsidRPr="00D36D38" w:rsidRDefault="00393347">
      <w:pPr>
        <w:rPr>
          <w:sz w:val="24"/>
          <w:szCs w:val="24"/>
        </w:rPr>
      </w:pPr>
      <w:r w:rsidRPr="00D36D38">
        <w:rPr>
          <w:sz w:val="24"/>
          <w:szCs w:val="24"/>
        </w:rPr>
        <w:t>Taxonomy classification for PP1 and PP2 ASVs was performed using the qiime2 ‘feature-classifier’ plugin and the Silva 138 nr99 database</w:t>
      </w:r>
      <w:r w:rsidRPr="00D36D38">
        <w:rPr>
          <w:sz w:val="24"/>
          <w:szCs w:val="24"/>
          <w:vertAlign w:val="superscript"/>
        </w:rPr>
        <w:t>46,47</w:t>
      </w:r>
      <w:r w:rsidRPr="00D36D38">
        <w:rPr>
          <w:sz w:val="24"/>
          <w:szCs w:val="24"/>
        </w:rPr>
        <w:t xml:space="preserve">. First, reads were extracted from the reference sequences using the extract-reads method. For this, the primer sequences were used for the ‘–p-r-primer’ and ‘–p-f-primer’ arguments. The length of the extracted reads was set to min. 250 and max. 450 for the PP1 dataset and min. 200 and max. 400 for the PP2 dataset. A classifier was then created using the fit-classifier-naïve-bayes method with the extracted reads and the reference taxonomy. Finally, this classifier was run on the dataset’s sequences using </w:t>
      </w:r>
      <w:r w:rsidRPr="00D36D38">
        <w:rPr>
          <w:sz w:val="24"/>
          <w:szCs w:val="24"/>
        </w:rPr>
        <w:lastRenderedPageBreak/>
        <w:t>the ‘classify-</w:t>
      </w:r>
      <w:proofErr w:type="spellStart"/>
      <w:r w:rsidRPr="00D36D38">
        <w:rPr>
          <w:sz w:val="24"/>
          <w:szCs w:val="24"/>
        </w:rPr>
        <w:t>sklearn</w:t>
      </w:r>
      <w:proofErr w:type="spellEnd"/>
      <w:r w:rsidRPr="00D36D38">
        <w:rPr>
          <w:sz w:val="24"/>
          <w:szCs w:val="24"/>
        </w:rPr>
        <w:t>’ method to get the sequences taxonomy</w:t>
      </w:r>
      <w:r w:rsidRPr="00D36D38">
        <w:rPr>
          <w:sz w:val="24"/>
          <w:szCs w:val="24"/>
          <w:vertAlign w:val="superscript"/>
        </w:rPr>
        <w:t>46</w:t>
      </w:r>
      <w:r w:rsidRPr="00D36D38">
        <w:rPr>
          <w:sz w:val="24"/>
          <w:szCs w:val="24"/>
        </w:rPr>
        <w:t xml:space="preserve">. To keep only high-quality samples, all samples having less than 90% of their ASVs assigned to the phylum level, and 70% assigned to the genus level were removed. This filtering resulted in 2380 samples and 550,896 ASVs for PP1 and 1618 samples and 487,743 ASVs for PP2. The ASV tables and metadata tables for these datasets can be found on </w:t>
      </w:r>
      <w:proofErr w:type="spellStart"/>
      <w:r w:rsidRPr="00D36D38">
        <w:rPr>
          <w:sz w:val="24"/>
          <w:szCs w:val="24"/>
        </w:rPr>
        <w:t>Zenodo</w:t>
      </w:r>
      <w:proofErr w:type="spellEnd"/>
      <w:r w:rsidRPr="00D36D38">
        <w:rPr>
          <w:sz w:val="24"/>
          <w:szCs w:val="24"/>
        </w:rPr>
        <w:t>, under the file names: ‘Data/PP1_table.tsv’, ‘Data/PP2_table.tsv’ and ‘Metadata/PP1_metadata.tsv’ and ‘Metadata/PP2_metadata.tsv’, respectively.</w:t>
      </w:r>
    </w:p>
    <w:p w14:paraId="20C142A4"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Metagenomic dataset. </w:t>
      </w:r>
      <w:r w:rsidRPr="00D36D38">
        <w:rPr>
          <w:color w:val="000000"/>
          <w:sz w:val="24"/>
          <w:szCs w:val="24"/>
        </w:rPr>
        <w:t xml:space="preserve">To address the functional aspect of identified taxa, accession numbers of studies comprising of the following keywords: metagenomics, whole genome shotgun, and environmental, were queried using </w:t>
      </w:r>
      <w:proofErr w:type="spellStart"/>
      <w:r w:rsidRPr="00D36D38">
        <w:rPr>
          <w:color w:val="000000"/>
          <w:sz w:val="24"/>
          <w:szCs w:val="24"/>
        </w:rPr>
        <w:t>NCBi’s</w:t>
      </w:r>
      <w:proofErr w:type="spellEnd"/>
      <w:r w:rsidRPr="00D36D38">
        <w:rPr>
          <w:color w:val="000000"/>
          <w:sz w:val="24"/>
          <w:szCs w:val="24"/>
        </w:rPr>
        <w:t xml:space="preserve"> </w:t>
      </w:r>
      <w:r w:rsidRPr="00D36D38">
        <w:rPr>
          <w:i/>
          <w:color w:val="000000"/>
          <w:sz w:val="24"/>
          <w:szCs w:val="24"/>
        </w:rPr>
        <w:t>EDirec</w:t>
      </w:r>
      <w:r w:rsidRPr="00D36D38">
        <w:rPr>
          <w:color w:val="000000"/>
          <w:sz w:val="24"/>
          <w:szCs w:val="24"/>
        </w:rPr>
        <w:t>t</w:t>
      </w:r>
      <w:r w:rsidRPr="00D36D38">
        <w:rPr>
          <w:color w:val="000000"/>
          <w:sz w:val="24"/>
          <w:szCs w:val="24"/>
          <w:vertAlign w:val="superscript"/>
        </w:rPr>
        <w:t>48</w:t>
      </w:r>
      <w:r w:rsidRPr="00D36D38">
        <w:rPr>
          <w:color w:val="000000"/>
          <w:sz w:val="24"/>
          <w:szCs w:val="24"/>
        </w:rPr>
        <w:t xml:space="preserve">. The results were manually curated to select studies from a broad Geographic distribution, yielding a total of 382 datasets. The selection of metagenomic samples was further restricted to raw </w:t>
      </w:r>
      <w:proofErr w:type="spellStart"/>
      <w:r w:rsidRPr="00D36D38">
        <w:rPr>
          <w:color w:val="000000"/>
          <w:sz w:val="24"/>
          <w:szCs w:val="24"/>
        </w:rPr>
        <w:t>fastq</w:t>
      </w:r>
      <w:proofErr w:type="spellEnd"/>
      <w:r w:rsidRPr="00D36D38">
        <w:rPr>
          <w:color w:val="000000"/>
          <w:sz w:val="24"/>
          <w:szCs w:val="24"/>
        </w:rPr>
        <w:t xml:space="preserve"> data, thus precluding the use of samples from MG-RAST since only the metagenome assembly files were provided. Additionally, all samples still under embargo in accordance with the Joint Genome Institute (JGI; USA) policy, were excluded. From this collection, samples with fewer than 1 million reads or with a quality of reads less than Q25 were removed for a final collection of 91 samples (Fig. 1A). Paired reads were processed using the Integrated Meta-</w:t>
      </w:r>
      <w:proofErr w:type="spellStart"/>
      <w:r w:rsidRPr="00D36D38">
        <w:rPr>
          <w:color w:val="000000"/>
          <w:sz w:val="24"/>
          <w:szCs w:val="24"/>
        </w:rPr>
        <w:t>omic</w:t>
      </w:r>
      <w:proofErr w:type="spellEnd"/>
      <w:r w:rsidRPr="00D36D38">
        <w:rPr>
          <w:color w:val="000000"/>
          <w:sz w:val="24"/>
          <w:szCs w:val="24"/>
        </w:rPr>
        <w:t xml:space="preserve"> Pipeline (IMP)</w:t>
      </w:r>
      <w:r w:rsidRPr="00D36D38">
        <w:rPr>
          <w:color w:val="000000"/>
          <w:sz w:val="24"/>
          <w:szCs w:val="24"/>
          <w:vertAlign w:val="superscript"/>
        </w:rPr>
        <w:t>49</w:t>
      </w:r>
      <w:r w:rsidRPr="00D36D38">
        <w:rPr>
          <w:color w:val="000000"/>
          <w:sz w:val="24"/>
          <w:szCs w:val="24"/>
        </w:rPr>
        <w:t xml:space="preserve">. The workflow includes pre-processing such as primer/adapter removal and trimming followed by an iterative assembly. Additionally, functional annotation of genes based on custom databases was performed (described below). The entire workflow is setup in a reproducible </w:t>
      </w:r>
      <w:proofErr w:type="spellStart"/>
      <w:r w:rsidRPr="00D36D38">
        <w:rPr>
          <w:i/>
          <w:color w:val="000000"/>
          <w:sz w:val="24"/>
          <w:szCs w:val="24"/>
        </w:rPr>
        <w:t>Snakemake</w:t>
      </w:r>
      <w:proofErr w:type="spellEnd"/>
      <w:r w:rsidRPr="00D36D38">
        <w:rPr>
          <w:color w:val="000000"/>
          <w:sz w:val="24"/>
          <w:szCs w:val="24"/>
        </w:rPr>
        <w:t xml:space="preserve"> format</w:t>
      </w:r>
      <w:r w:rsidRPr="00D36D38">
        <w:rPr>
          <w:color w:val="000000"/>
          <w:sz w:val="24"/>
          <w:szCs w:val="24"/>
          <w:vertAlign w:val="superscript"/>
        </w:rPr>
        <w:t>50</w:t>
      </w:r>
      <w:r w:rsidRPr="00D36D38">
        <w:rPr>
          <w:color w:val="000000"/>
          <w:sz w:val="24"/>
          <w:szCs w:val="24"/>
        </w:rPr>
        <w:t xml:space="preserve">. Briefly, after </w:t>
      </w:r>
      <w:proofErr w:type="spellStart"/>
      <w:r w:rsidRPr="00D36D38">
        <w:rPr>
          <w:color w:val="000000"/>
          <w:sz w:val="24"/>
          <w:szCs w:val="24"/>
        </w:rPr>
        <w:t>preprocessing</w:t>
      </w:r>
      <w:proofErr w:type="spellEnd"/>
      <w:r w:rsidRPr="00D36D38">
        <w:rPr>
          <w:color w:val="000000"/>
          <w:sz w:val="24"/>
          <w:szCs w:val="24"/>
        </w:rPr>
        <w:t xml:space="preserve"> the reads, </w:t>
      </w:r>
      <w:r w:rsidRPr="00D36D38">
        <w:rPr>
          <w:i/>
          <w:color w:val="000000"/>
          <w:sz w:val="24"/>
          <w:szCs w:val="24"/>
        </w:rPr>
        <w:t xml:space="preserve">de novo </w:t>
      </w:r>
      <w:r w:rsidRPr="00D36D38">
        <w:rPr>
          <w:color w:val="000000"/>
          <w:sz w:val="24"/>
          <w:szCs w:val="24"/>
        </w:rPr>
        <w:t xml:space="preserve">assembly using </w:t>
      </w:r>
      <w:r w:rsidRPr="00D36D38">
        <w:rPr>
          <w:i/>
          <w:color w:val="000000"/>
          <w:sz w:val="24"/>
          <w:szCs w:val="24"/>
        </w:rPr>
        <w:t>MEGAHIT</w:t>
      </w:r>
      <w:r w:rsidRPr="00D36D38">
        <w:rPr>
          <w:color w:val="000000"/>
          <w:sz w:val="24"/>
          <w:szCs w:val="24"/>
        </w:rPr>
        <w:t xml:space="preserve"> (v1.2) assembler was performed</w:t>
      </w:r>
      <w:r w:rsidRPr="00D36D38">
        <w:rPr>
          <w:color w:val="000000"/>
          <w:sz w:val="24"/>
          <w:szCs w:val="24"/>
          <w:vertAlign w:val="superscript"/>
        </w:rPr>
        <w:t>51</w:t>
      </w:r>
      <w:r w:rsidRPr="00D36D38">
        <w:rPr>
          <w:color w:val="000000"/>
          <w:sz w:val="24"/>
          <w:szCs w:val="24"/>
        </w:rPr>
        <w:t xml:space="preserve">. The metagenomic dataset KEGG Orthologs (KO) table, taxonomy table, and metadata are available on </w:t>
      </w:r>
      <w:proofErr w:type="spellStart"/>
      <w:r w:rsidRPr="00D36D38">
        <w:rPr>
          <w:color w:val="000000"/>
          <w:sz w:val="24"/>
          <w:szCs w:val="24"/>
        </w:rPr>
        <w:t>Zenodo</w:t>
      </w:r>
      <w:proofErr w:type="spellEnd"/>
      <w:r w:rsidRPr="00D36D38">
        <w:rPr>
          <w:color w:val="000000"/>
          <w:sz w:val="24"/>
          <w:szCs w:val="24"/>
        </w:rPr>
        <w:t xml:space="preserve"> under the ‘Data/</w:t>
      </w:r>
      <w:proofErr w:type="spellStart"/>
      <w:r w:rsidRPr="00D36D38">
        <w:rPr>
          <w:color w:val="000000"/>
          <w:sz w:val="24"/>
          <w:szCs w:val="24"/>
        </w:rPr>
        <w:t>MTG_KEGG_counts.tsv</w:t>
      </w:r>
      <w:proofErr w:type="spellEnd"/>
      <w:r w:rsidRPr="00D36D38">
        <w:rPr>
          <w:color w:val="000000"/>
          <w:sz w:val="24"/>
          <w:szCs w:val="24"/>
        </w:rPr>
        <w:t>’, ‘Data/</w:t>
      </w:r>
      <w:proofErr w:type="spellStart"/>
      <w:r w:rsidRPr="00D36D38">
        <w:rPr>
          <w:color w:val="000000"/>
          <w:sz w:val="24"/>
          <w:szCs w:val="24"/>
        </w:rPr>
        <w:t>MTG_table.tsv</w:t>
      </w:r>
      <w:proofErr w:type="spellEnd"/>
      <w:r w:rsidRPr="00D36D38">
        <w:rPr>
          <w:color w:val="000000"/>
          <w:sz w:val="24"/>
          <w:szCs w:val="24"/>
        </w:rPr>
        <w:t>’, and ‘Metadata/</w:t>
      </w:r>
      <w:proofErr w:type="spellStart"/>
      <w:r w:rsidRPr="00D36D38">
        <w:rPr>
          <w:color w:val="000000"/>
          <w:sz w:val="24"/>
          <w:szCs w:val="24"/>
        </w:rPr>
        <w:t>MTG_metadata.tsv</w:t>
      </w:r>
      <w:proofErr w:type="spellEnd"/>
      <w:r w:rsidRPr="00D36D38">
        <w:rPr>
          <w:color w:val="000000"/>
          <w:sz w:val="24"/>
          <w:szCs w:val="24"/>
        </w:rPr>
        <w:t>’.</w:t>
      </w:r>
    </w:p>
    <w:p w14:paraId="3126555C"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Metagenomic taxonomic classification and functional analyses. </w:t>
      </w:r>
      <w:r w:rsidRPr="00D36D38">
        <w:rPr>
          <w:color w:val="000000"/>
          <w:sz w:val="24"/>
          <w:szCs w:val="24"/>
        </w:rPr>
        <w:t xml:space="preserve">Functional potential analyses from contigs were determined by predicting open-reading frames using a modified version of </w:t>
      </w:r>
      <w:r w:rsidRPr="00D36D38">
        <w:rPr>
          <w:i/>
          <w:color w:val="000000"/>
          <w:sz w:val="24"/>
          <w:szCs w:val="24"/>
        </w:rPr>
        <w:t>Prokka</w:t>
      </w:r>
      <w:r w:rsidRPr="00D36D38">
        <w:rPr>
          <w:color w:val="000000"/>
          <w:sz w:val="24"/>
          <w:szCs w:val="24"/>
          <w:vertAlign w:val="superscript"/>
        </w:rPr>
        <w:t>52</w:t>
      </w:r>
      <w:r w:rsidRPr="00D36D38">
        <w:rPr>
          <w:color w:val="000000"/>
          <w:sz w:val="24"/>
          <w:szCs w:val="24"/>
        </w:rPr>
        <w:t xml:space="preserve"> including </w:t>
      </w:r>
      <w:r w:rsidRPr="00D36D38">
        <w:rPr>
          <w:i/>
          <w:color w:val="000000"/>
          <w:sz w:val="24"/>
          <w:szCs w:val="24"/>
        </w:rPr>
        <w:t>Prodigal</w:t>
      </w:r>
      <w:r w:rsidRPr="00D36D38">
        <w:rPr>
          <w:color w:val="000000"/>
          <w:sz w:val="24"/>
          <w:szCs w:val="24"/>
          <w:vertAlign w:val="superscript"/>
        </w:rPr>
        <w:t>53</w:t>
      </w:r>
      <w:r w:rsidRPr="00D36D38">
        <w:rPr>
          <w:b/>
          <w:color w:val="000000"/>
          <w:sz w:val="24"/>
          <w:szCs w:val="24"/>
        </w:rPr>
        <w:t xml:space="preserve"> </w:t>
      </w:r>
      <w:r w:rsidRPr="00D36D38">
        <w:rPr>
          <w:color w:val="000000"/>
          <w:sz w:val="24"/>
          <w:szCs w:val="24"/>
        </w:rPr>
        <w:t>gene predictions for complete and incomplete open reading frames. Genes identified subsequently were annotated with Hidden Markov Models (HMM)</w:t>
      </w:r>
      <w:r w:rsidRPr="00D36D38">
        <w:rPr>
          <w:color w:val="000000"/>
          <w:sz w:val="24"/>
          <w:szCs w:val="24"/>
          <w:vertAlign w:val="superscript"/>
        </w:rPr>
        <w:t>54</w:t>
      </w:r>
      <w:r w:rsidRPr="00D36D38">
        <w:rPr>
          <w:color w:val="000000"/>
          <w:sz w:val="24"/>
          <w:szCs w:val="24"/>
        </w:rPr>
        <w:t>, trained using an in-house database</w:t>
      </w:r>
      <w:r w:rsidRPr="00D36D38">
        <w:rPr>
          <w:color w:val="000000"/>
          <w:sz w:val="24"/>
          <w:szCs w:val="24"/>
          <w:vertAlign w:val="superscript"/>
        </w:rPr>
        <w:t>55</w:t>
      </w:r>
      <w:r w:rsidRPr="00D36D38">
        <w:rPr>
          <w:color w:val="000000"/>
          <w:sz w:val="24"/>
          <w:szCs w:val="24"/>
        </w:rPr>
        <w:t>. The annotations were further annotated with KO</w:t>
      </w:r>
      <w:r w:rsidRPr="00D36D38">
        <w:rPr>
          <w:color w:val="000000"/>
          <w:sz w:val="24"/>
          <w:szCs w:val="24"/>
          <w:vertAlign w:val="superscript"/>
        </w:rPr>
        <w:t>56</w:t>
      </w:r>
      <w:r w:rsidRPr="00D36D38">
        <w:rPr>
          <w:color w:val="000000"/>
          <w:sz w:val="24"/>
          <w:szCs w:val="24"/>
        </w:rPr>
        <w:t xml:space="preserve"> groups using ‘</w:t>
      </w:r>
      <w:proofErr w:type="spellStart"/>
      <w:r w:rsidRPr="00D36D38">
        <w:rPr>
          <w:color w:val="000000"/>
          <w:sz w:val="24"/>
          <w:szCs w:val="24"/>
        </w:rPr>
        <w:t>hmmsearch</w:t>
      </w:r>
      <w:proofErr w:type="spellEnd"/>
      <w:r w:rsidRPr="00D36D38">
        <w:rPr>
          <w:color w:val="000000"/>
          <w:sz w:val="24"/>
          <w:szCs w:val="24"/>
        </w:rPr>
        <w:t xml:space="preserve">’ from </w:t>
      </w:r>
      <w:r w:rsidRPr="00D36D38">
        <w:rPr>
          <w:i/>
          <w:color w:val="000000"/>
          <w:sz w:val="24"/>
          <w:szCs w:val="24"/>
        </w:rPr>
        <w:t>HMMER</w:t>
      </w:r>
      <w:r w:rsidRPr="00D36D38">
        <w:rPr>
          <w:color w:val="000000"/>
          <w:sz w:val="24"/>
          <w:szCs w:val="24"/>
        </w:rPr>
        <w:t xml:space="preserve"> 3.1</w:t>
      </w:r>
      <w:r w:rsidRPr="00D36D38">
        <w:rPr>
          <w:color w:val="000000"/>
          <w:sz w:val="24"/>
          <w:szCs w:val="24"/>
          <w:vertAlign w:val="superscript"/>
        </w:rPr>
        <w:t>54</w:t>
      </w:r>
      <w:r w:rsidRPr="00D36D38">
        <w:rPr>
          <w:color w:val="000000"/>
          <w:sz w:val="24"/>
          <w:szCs w:val="24"/>
        </w:rPr>
        <w:t xml:space="preserve">. Upon multiple functional group assignments, the best hits based on bit scores were selected. </w:t>
      </w:r>
      <w:r w:rsidRPr="00D36D38">
        <w:rPr>
          <w:i/>
          <w:color w:val="000000"/>
          <w:sz w:val="24"/>
          <w:szCs w:val="24"/>
        </w:rPr>
        <w:t>FeatureCounts</w:t>
      </w:r>
      <w:r w:rsidRPr="00D36D38">
        <w:rPr>
          <w:color w:val="000000"/>
          <w:sz w:val="24"/>
          <w:szCs w:val="24"/>
          <w:vertAlign w:val="superscript"/>
        </w:rPr>
        <w:t>57</w:t>
      </w:r>
      <w:r w:rsidRPr="00D36D38">
        <w:rPr>
          <w:color w:val="000000"/>
          <w:sz w:val="24"/>
          <w:szCs w:val="24"/>
        </w:rPr>
        <w:t xml:space="preserve"> with the ‘-p’ and ‘-O’ arguments were then used to extract the number of reads per functional category. </w:t>
      </w:r>
    </w:p>
    <w:p w14:paraId="26A584B6" w14:textId="77777777" w:rsidR="00C1497F" w:rsidRPr="00D36D38" w:rsidRDefault="00393347">
      <w:pPr>
        <w:pBdr>
          <w:top w:val="nil"/>
          <w:left w:val="nil"/>
          <w:bottom w:val="nil"/>
          <w:right w:val="nil"/>
          <w:between w:val="nil"/>
        </w:pBdr>
        <w:rPr>
          <w:color w:val="000000"/>
          <w:sz w:val="24"/>
          <w:szCs w:val="24"/>
        </w:rPr>
      </w:pPr>
      <w:r w:rsidRPr="00D36D38">
        <w:rPr>
          <w:b/>
          <w:color w:val="000000"/>
          <w:sz w:val="24"/>
          <w:szCs w:val="24"/>
        </w:rPr>
        <w:lastRenderedPageBreak/>
        <w:t xml:space="preserve">Logistic regression classification of cryospheric bacterial communities. </w:t>
      </w:r>
      <w:r w:rsidRPr="00D36D38">
        <w:rPr>
          <w:color w:val="000000"/>
          <w:sz w:val="24"/>
          <w:szCs w:val="24"/>
        </w:rPr>
        <w:t xml:space="preserve">The Logistic regression implemented in </w:t>
      </w:r>
      <w:r w:rsidRPr="00D36D38">
        <w:rPr>
          <w:i/>
          <w:color w:val="000000"/>
          <w:sz w:val="24"/>
          <w:szCs w:val="24"/>
        </w:rPr>
        <w:t>scikit-learn</w:t>
      </w:r>
      <w:r w:rsidRPr="00D36D38">
        <w:rPr>
          <w:color w:val="000000"/>
          <w:sz w:val="24"/>
          <w:szCs w:val="24"/>
        </w:rPr>
        <w:t xml:space="preserve"> python module (version 0.23.2) was trained on presence-absence ASV tables to classify cryospheric samples</w:t>
      </w:r>
      <w:r w:rsidRPr="00D36D38">
        <w:rPr>
          <w:color w:val="000000"/>
          <w:sz w:val="24"/>
          <w:szCs w:val="24"/>
          <w:vertAlign w:val="superscript"/>
        </w:rPr>
        <w:t>58</w:t>
      </w:r>
      <w:r w:rsidRPr="00D36D38">
        <w:rPr>
          <w:color w:val="000000"/>
          <w:sz w:val="24"/>
          <w:szCs w:val="24"/>
        </w:rPr>
        <w:t xml:space="preserve">. To reduce the amount of ASVs considered, the table was filtered based on relative abundance: presence was defined at a 0.005 relative abundance threshold. A 10-fold cross-validation (CV) was ran and balanced accuracy was averaged across the CVs. The C parameter controlling the L2 penalisation was optimized testing 30 values linearly distributed between 0.01 and 0.5, the one with the </w:t>
      </w:r>
      <w:proofErr w:type="gramStart"/>
      <w:r w:rsidRPr="00D36D38">
        <w:rPr>
          <w:color w:val="000000"/>
          <w:sz w:val="24"/>
          <w:szCs w:val="24"/>
        </w:rPr>
        <w:t>best balanced</w:t>
      </w:r>
      <w:proofErr w:type="gramEnd"/>
      <w:r w:rsidRPr="00D36D38">
        <w:rPr>
          <w:color w:val="000000"/>
          <w:sz w:val="24"/>
          <w:szCs w:val="24"/>
        </w:rPr>
        <w:t xml:space="preserve"> accuracy (averaged values of 5 random iterations of 5-fold cross validation, means of PP1 and PP2 values were averaged) was selected (C= 0.246552).  ROC curves were plotted using the ‘</w:t>
      </w:r>
      <w:proofErr w:type="spellStart"/>
      <w:r w:rsidRPr="00D36D38">
        <w:rPr>
          <w:color w:val="000000"/>
          <w:sz w:val="24"/>
          <w:szCs w:val="24"/>
        </w:rPr>
        <w:t>plot_roc_curve</w:t>
      </w:r>
      <w:proofErr w:type="spellEnd"/>
      <w:r w:rsidRPr="00D36D38">
        <w:rPr>
          <w:color w:val="000000"/>
          <w:sz w:val="24"/>
          <w:szCs w:val="24"/>
        </w:rPr>
        <w:t>’ function of the scikit-learn python module. Balanced accuracy, precision and recall were computed using the ‘</w:t>
      </w:r>
      <w:proofErr w:type="spellStart"/>
      <w:r w:rsidRPr="00D36D38">
        <w:rPr>
          <w:color w:val="000000"/>
          <w:sz w:val="24"/>
          <w:szCs w:val="24"/>
        </w:rPr>
        <w:t>accuracy_score</w:t>
      </w:r>
      <w:proofErr w:type="spellEnd"/>
      <w:r w:rsidRPr="00D36D38">
        <w:rPr>
          <w:color w:val="000000"/>
          <w:sz w:val="24"/>
          <w:szCs w:val="24"/>
        </w:rPr>
        <w:t>’, ‘</w:t>
      </w:r>
      <w:proofErr w:type="spellStart"/>
      <w:r w:rsidRPr="00D36D38">
        <w:rPr>
          <w:color w:val="000000"/>
          <w:sz w:val="24"/>
          <w:szCs w:val="24"/>
        </w:rPr>
        <w:t>precision_score</w:t>
      </w:r>
      <w:proofErr w:type="spellEnd"/>
      <w:r w:rsidRPr="00D36D38">
        <w:rPr>
          <w:color w:val="000000"/>
          <w:sz w:val="24"/>
          <w:szCs w:val="24"/>
        </w:rPr>
        <w:t>’ and ‘</w:t>
      </w:r>
      <w:proofErr w:type="spellStart"/>
      <w:r w:rsidRPr="00D36D38">
        <w:rPr>
          <w:color w:val="000000"/>
          <w:sz w:val="24"/>
          <w:szCs w:val="24"/>
        </w:rPr>
        <w:t>recall_score</w:t>
      </w:r>
      <w:proofErr w:type="spellEnd"/>
      <w:r w:rsidRPr="00D36D38">
        <w:rPr>
          <w:color w:val="000000"/>
          <w:sz w:val="24"/>
          <w:szCs w:val="24"/>
        </w:rPr>
        <w:t xml:space="preserve">’ methods, respectively, with sample weights correcting for the sample size of the cryospheric and non-cryospheric datasets (Extended data Table 1). The different accuracy metrics values for the classifiers can be found in table S1. Odds ratios were calculated using the exponent of the coefficients. The tables containing the ASVs logistic regressions odds ratios can be found in the Data folder available on </w:t>
      </w:r>
      <w:proofErr w:type="spellStart"/>
      <w:r w:rsidRPr="00D36D38">
        <w:rPr>
          <w:color w:val="000000"/>
          <w:sz w:val="24"/>
          <w:szCs w:val="24"/>
        </w:rPr>
        <w:t>Zenodo</w:t>
      </w:r>
      <w:proofErr w:type="spellEnd"/>
      <w:r w:rsidRPr="00D36D38">
        <w:rPr>
          <w:color w:val="000000"/>
          <w:sz w:val="24"/>
          <w:szCs w:val="24"/>
        </w:rPr>
        <w:t xml:space="preserve"> under the name ‘PP1_Logistic_coefs.csv’ and ‘PP2_Logistic_coefs.csv’ for PP1 and PP2, respectively.</w:t>
      </w:r>
    </w:p>
    <w:p w14:paraId="36E10F3D"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Phylogenetic analyses. </w:t>
      </w:r>
      <w:r w:rsidRPr="00D36D38">
        <w:rPr>
          <w:color w:val="000000"/>
          <w:sz w:val="24"/>
          <w:szCs w:val="24"/>
        </w:rPr>
        <w:t xml:space="preserve">Phylogenetic trees were built using the set of ASVs found in the dataset used for the logistic regression classification. Due to the different 16S regions targeted, phylogenies for both PP1 and PP2 datasets were constructed separately. The ASVs sequences were aligned using the </w:t>
      </w:r>
      <w:r w:rsidRPr="00D36D38">
        <w:rPr>
          <w:i/>
          <w:color w:val="000000"/>
          <w:sz w:val="24"/>
          <w:szCs w:val="24"/>
        </w:rPr>
        <w:t>FFT-NS-2</w:t>
      </w:r>
      <w:r w:rsidRPr="00D36D38">
        <w:rPr>
          <w:color w:val="000000"/>
          <w:sz w:val="24"/>
          <w:szCs w:val="24"/>
        </w:rPr>
        <w:t xml:space="preserve"> algorithm implemented in the </w:t>
      </w:r>
      <w:proofErr w:type="spellStart"/>
      <w:r w:rsidRPr="00D36D38">
        <w:rPr>
          <w:i/>
          <w:color w:val="000000"/>
          <w:sz w:val="24"/>
          <w:szCs w:val="24"/>
        </w:rPr>
        <w:t>Mafft</w:t>
      </w:r>
      <w:proofErr w:type="spellEnd"/>
      <w:r w:rsidRPr="00D36D38">
        <w:rPr>
          <w:color w:val="000000"/>
          <w:sz w:val="24"/>
          <w:szCs w:val="24"/>
        </w:rPr>
        <w:t xml:space="preserve"> aligner with default parameters</w:t>
      </w:r>
      <w:r w:rsidRPr="00D36D38">
        <w:rPr>
          <w:color w:val="000000"/>
          <w:sz w:val="24"/>
          <w:szCs w:val="24"/>
          <w:vertAlign w:val="superscript"/>
        </w:rPr>
        <w:t>59</w:t>
      </w:r>
      <w:r w:rsidRPr="00D36D38">
        <w:rPr>
          <w:color w:val="000000"/>
          <w:sz w:val="24"/>
          <w:szCs w:val="24"/>
        </w:rPr>
        <w:t xml:space="preserve">. The alignments were subsequently trimmed using </w:t>
      </w:r>
      <w:proofErr w:type="spellStart"/>
      <w:r w:rsidRPr="00D36D38">
        <w:rPr>
          <w:i/>
          <w:color w:val="000000"/>
          <w:sz w:val="24"/>
          <w:szCs w:val="24"/>
        </w:rPr>
        <w:t>TrimAl</w:t>
      </w:r>
      <w:proofErr w:type="spellEnd"/>
      <w:r w:rsidRPr="00D36D38">
        <w:rPr>
          <w:color w:val="000000"/>
          <w:sz w:val="24"/>
          <w:szCs w:val="24"/>
        </w:rPr>
        <w:t xml:space="preserve"> with the ‘-</w:t>
      </w:r>
      <w:proofErr w:type="spellStart"/>
      <w:r w:rsidRPr="00D36D38">
        <w:rPr>
          <w:color w:val="000000"/>
          <w:sz w:val="24"/>
          <w:szCs w:val="24"/>
        </w:rPr>
        <w:t>gt</w:t>
      </w:r>
      <w:proofErr w:type="spellEnd"/>
      <w:r w:rsidRPr="00D36D38">
        <w:rPr>
          <w:color w:val="000000"/>
          <w:sz w:val="24"/>
          <w:szCs w:val="24"/>
        </w:rPr>
        <w:t xml:space="preserve"> 0.95’ parameter, and the trees built using </w:t>
      </w:r>
      <w:r w:rsidRPr="00D36D38">
        <w:rPr>
          <w:i/>
          <w:color w:val="000000"/>
          <w:sz w:val="24"/>
          <w:szCs w:val="24"/>
        </w:rPr>
        <w:t>IQ-TREE</w:t>
      </w:r>
      <w:r w:rsidRPr="00D36D38">
        <w:rPr>
          <w:color w:val="000000"/>
          <w:sz w:val="24"/>
          <w:szCs w:val="24"/>
        </w:rPr>
        <w:t xml:space="preserve"> with the </w:t>
      </w:r>
      <w:r w:rsidRPr="00D36D38">
        <w:rPr>
          <w:i/>
          <w:color w:val="000000"/>
          <w:sz w:val="24"/>
          <w:szCs w:val="24"/>
        </w:rPr>
        <w:t>GTR</w:t>
      </w:r>
      <w:r w:rsidRPr="00D36D38">
        <w:rPr>
          <w:color w:val="000000"/>
          <w:sz w:val="24"/>
          <w:szCs w:val="24"/>
        </w:rPr>
        <w:t xml:space="preserve"> model of nucleotide substitution and the ‘-fast’ option</w:t>
      </w:r>
      <w:r w:rsidRPr="00D36D38">
        <w:rPr>
          <w:color w:val="000000"/>
          <w:sz w:val="24"/>
          <w:szCs w:val="24"/>
          <w:vertAlign w:val="superscript"/>
        </w:rPr>
        <w:t>60,61</w:t>
      </w:r>
      <w:r w:rsidRPr="00D36D38">
        <w:rPr>
          <w:color w:val="000000"/>
          <w:sz w:val="24"/>
          <w:szCs w:val="24"/>
        </w:rPr>
        <w:t xml:space="preserve">. Phylogenetic tree visualisations were created using the </w:t>
      </w:r>
      <w:proofErr w:type="spellStart"/>
      <w:r w:rsidRPr="00D36D38">
        <w:rPr>
          <w:i/>
          <w:color w:val="000000"/>
          <w:sz w:val="24"/>
          <w:szCs w:val="24"/>
        </w:rPr>
        <w:t>ggtree</w:t>
      </w:r>
      <w:proofErr w:type="spellEnd"/>
      <w:r w:rsidRPr="00D36D38">
        <w:rPr>
          <w:color w:val="000000"/>
          <w:sz w:val="24"/>
          <w:szCs w:val="24"/>
        </w:rPr>
        <w:t xml:space="preserve"> and </w:t>
      </w:r>
      <w:proofErr w:type="spellStart"/>
      <w:r w:rsidRPr="00D36D38">
        <w:rPr>
          <w:i/>
          <w:color w:val="000000"/>
          <w:sz w:val="24"/>
          <w:szCs w:val="24"/>
        </w:rPr>
        <w:t>ggtreeExtra</w:t>
      </w:r>
      <w:proofErr w:type="spellEnd"/>
      <w:r w:rsidRPr="00D36D38">
        <w:rPr>
          <w:color w:val="000000"/>
          <w:sz w:val="24"/>
          <w:szCs w:val="24"/>
        </w:rPr>
        <w:t xml:space="preserve"> R packages</w:t>
      </w:r>
      <w:r w:rsidRPr="00D36D38">
        <w:rPr>
          <w:color w:val="000000"/>
          <w:sz w:val="24"/>
          <w:szCs w:val="24"/>
          <w:vertAlign w:val="superscript"/>
        </w:rPr>
        <w:t>62,63</w:t>
      </w:r>
      <w:r w:rsidRPr="00D36D38">
        <w:rPr>
          <w:color w:val="000000"/>
          <w:sz w:val="24"/>
          <w:szCs w:val="24"/>
        </w:rPr>
        <w:t xml:space="preserve">. Only positive coefficients showing enriched presence in cryospheric environments are shown in the phylogenetic </w:t>
      </w:r>
      <w:proofErr w:type="spellStart"/>
      <w:r w:rsidRPr="00D36D38">
        <w:rPr>
          <w:color w:val="000000"/>
          <w:sz w:val="24"/>
          <w:szCs w:val="24"/>
        </w:rPr>
        <w:t>barplots</w:t>
      </w:r>
      <w:proofErr w:type="spellEnd"/>
      <w:r w:rsidRPr="00D36D38">
        <w:rPr>
          <w:color w:val="000000"/>
          <w:sz w:val="24"/>
          <w:szCs w:val="24"/>
        </w:rPr>
        <w:t xml:space="preserve"> (Fig. 1). The number of ASVs with an odds ratio above 1 was shown for taxonomic summaries (Extended data Figure 1B &amp; C).</w:t>
      </w:r>
    </w:p>
    <w:p w14:paraId="731257D2" w14:textId="77777777" w:rsidR="00C1497F" w:rsidRPr="00D36D38" w:rsidRDefault="00393347">
      <w:pPr>
        <w:rPr>
          <w:sz w:val="24"/>
          <w:szCs w:val="24"/>
        </w:rPr>
      </w:pPr>
      <w:r w:rsidRPr="00D36D38">
        <w:rPr>
          <w:i/>
          <w:sz w:val="24"/>
          <w:szCs w:val="24"/>
        </w:rPr>
        <w:t>ß</w:t>
      </w:r>
      <w:r w:rsidRPr="00D36D38">
        <w:rPr>
          <w:sz w:val="24"/>
          <w:szCs w:val="24"/>
        </w:rPr>
        <w:t>-diversity phylogenetic metrics (</w:t>
      </w:r>
      <w:r w:rsidRPr="00D36D38">
        <w:rPr>
          <w:i/>
          <w:sz w:val="24"/>
          <w:szCs w:val="24"/>
        </w:rPr>
        <w:t>Sorensen’s Index and ß-MNTD)</w:t>
      </w:r>
      <w:r w:rsidRPr="00D36D38">
        <w:rPr>
          <w:sz w:val="24"/>
          <w:szCs w:val="24"/>
        </w:rPr>
        <w:t xml:space="preserve"> were computed using the ‘</w:t>
      </w:r>
      <w:proofErr w:type="spellStart"/>
      <w:r w:rsidRPr="00D36D38">
        <w:rPr>
          <w:sz w:val="24"/>
          <w:szCs w:val="24"/>
        </w:rPr>
        <w:t>phylosor</w:t>
      </w:r>
      <w:proofErr w:type="spellEnd"/>
      <w:r w:rsidRPr="00D36D38">
        <w:rPr>
          <w:sz w:val="24"/>
          <w:szCs w:val="24"/>
        </w:rPr>
        <w:t>’ and ‘</w:t>
      </w:r>
      <w:proofErr w:type="spellStart"/>
      <w:r w:rsidRPr="00D36D38">
        <w:rPr>
          <w:sz w:val="24"/>
          <w:szCs w:val="24"/>
        </w:rPr>
        <w:t>comdistnt</w:t>
      </w:r>
      <w:proofErr w:type="spellEnd"/>
      <w:r w:rsidRPr="00D36D38">
        <w:rPr>
          <w:sz w:val="24"/>
          <w:szCs w:val="24"/>
        </w:rPr>
        <w:t xml:space="preserve">’ functions of the </w:t>
      </w:r>
      <w:r w:rsidRPr="00D36D38">
        <w:rPr>
          <w:i/>
          <w:sz w:val="24"/>
          <w:szCs w:val="24"/>
        </w:rPr>
        <w:t>Picante</w:t>
      </w:r>
      <w:r w:rsidRPr="00D36D38">
        <w:rPr>
          <w:sz w:val="24"/>
          <w:szCs w:val="24"/>
        </w:rPr>
        <w:t xml:space="preserve"> R package</w:t>
      </w:r>
      <w:r w:rsidRPr="00D36D38">
        <w:rPr>
          <w:sz w:val="24"/>
          <w:szCs w:val="24"/>
          <w:vertAlign w:val="superscript"/>
        </w:rPr>
        <w:t>64</w:t>
      </w:r>
      <w:r w:rsidRPr="00D36D38">
        <w:rPr>
          <w:sz w:val="24"/>
          <w:szCs w:val="24"/>
        </w:rPr>
        <w:t xml:space="preserve">, using custom functions to compute pairwise comparisons. For each metric, 50 iterations were performed where we calculated the pairwise distances between and within 50 cryospheric, and 50 non-cryospheric </w:t>
      </w:r>
      <w:r w:rsidRPr="00D36D38">
        <w:rPr>
          <w:sz w:val="24"/>
          <w:szCs w:val="24"/>
        </w:rPr>
        <w:lastRenderedPageBreak/>
        <w:t xml:space="preserve">samples. This random sub-sampling approach was chosen to reduce computing time. Kruskal-Wallis tests were used to determine whether the distribution was different across groups, and </w:t>
      </w:r>
      <w:r w:rsidRPr="00D36D38">
        <w:rPr>
          <w:i/>
          <w:sz w:val="24"/>
          <w:szCs w:val="24"/>
        </w:rPr>
        <w:t>Wilcoxon tests</w:t>
      </w:r>
      <w:r w:rsidRPr="00D36D38">
        <w:rPr>
          <w:sz w:val="24"/>
          <w:szCs w:val="24"/>
        </w:rPr>
        <w:t xml:space="preserve"> were used to calculate pairwise post-hoc comparisons. Sample specific calculations of </w:t>
      </w:r>
      <w:r w:rsidRPr="00D36D38">
        <w:rPr>
          <w:rFonts w:ascii="Cambria Math" w:eastAsia="Cambria Math" w:hAnsi="Cambria Math" w:cs="Cambria Math"/>
          <w:i/>
          <w:sz w:val="24"/>
          <w:szCs w:val="24"/>
        </w:rPr>
        <w:t>⍺</w:t>
      </w:r>
      <w:r w:rsidRPr="00D36D38">
        <w:rPr>
          <w:i/>
          <w:sz w:val="24"/>
          <w:szCs w:val="24"/>
        </w:rPr>
        <w:t>-PD (and species richness),</w:t>
      </w:r>
      <w:r w:rsidRPr="00D36D38">
        <w:rPr>
          <w:sz w:val="24"/>
          <w:szCs w:val="24"/>
        </w:rPr>
        <w:t xml:space="preserve"> </w:t>
      </w:r>
      <w:r w:rsidRPr="00D36D38">
        <w:rPr>
          <w:rFonts w:ascii="Cambria Math" w:eastAsia="Cambria Math" w:hAnsi="Cambria Math" w:cs="Cambria Math"/>
          <w:i/>
          <w:sz w:val="24"/>
          <w:szCs w:val="24"/>
        </w:rPr>
        <w:t>⍺</w:t>
      </w:r>
      <w:r w:rsidRPr="00D36D38">
        <w:rPr>
          <w:i/>
          <w:sz w:val="24"/>
          <w:szCs w:val="24"/>
        </w:rPr>
        <w:t>-MPD</w:t>
      </w:r>
      <w:r w:rsidRPr="00D36D38">
        <w:rPr>
          <w:sz w:val="24"/>
          <w:szCs w:val="24"/>
        </w:rPr>
        <w:t xml:space="preserve"> and </w:t>
      </w:r>
      <w:r w:rsidRPr="00D36D38">
        <w:rPr>
          <w:rFonts w:ascii="Cambria Math" w:eastAsia="Cambria Math" w:hAnsi="Cambria Math" w:cs="Cambria Math"/>
          <w:i/>
          <w:sz w:val="24"/>
          <w:szCs w:val="24"/>
        </w:rPr>
        <w:t>⍺</w:t>
      </w:r>
      <w:r w:rsidRPr="00D36D38">
        <w:rPr>
          <w:i/>
          <w:sz w:val="24"/>
          <w:szCs w:val="24"/>
        </w:rPr>
        <w:t>-MNTD</w:t>
      </w:r>
      <w:r w:rsidRPr="00D36D38">
        <w:rPr>
          <w:sz w:val="24"/>
          <w:szCs w:val="24"/>
        </w:rPr>
        <w:t xml:space="preserve"> were computed using the ‘pd’, ‘</w:t>
      </w:r>
      <w:proofErr w:type="spellStart"/>
      <w:r w:rsidRPr="00D36D38">
        <w:rPr>
          <w:sz w:val="24"/>
          <w:szCs w:val="24"/>
        </w:rPr>
        <w:t>mpd</w:t>
      </w:r>
      <w:proofErr w:type="spellEnd"/>
      <w:r w:rsidRPr="00D36D38">
        <w:rPr>
          <w:sz w:val="24"/>
          <w:szCs w:val="24"/>
        </w:rPr>
        <w:t>’ and ‘</w:t>
      </w:r>
      <w:proofErr w:type="spellStart"/>
      <w:r w:rsidRPr="00D36D38">
        <w:rPr>
          <w:sz w:val="24"/>
          <w:szCs w:val="24"/>
        </w:rPr>
        <w:t>mntd</w:t>
      </w:r>
      <w:proofErr w:type="spellEnd"/>
      <w:r w:rsidRPr="00D36D38">
        <w:rPr>
          <w:sz w:val="24"/>
          <w:szCs w:val="24"/>
        </w:rPr>
        <w:t xml:space="preserve">’ functions of the </w:t>
      </w:r>
      <w:r w:rsidRPr="00D36D38">
        <w:rPr>
          <w:i/>
          <w:sz w:val="24"/>
          <w:szCs w:val="24"/>
        </w:rPr>
        <w:t>Picante</w:t>
      </w:r>
      <w:r w:rsidRPr="00D36D38">
        <w:rPr>
          <w:sz w:val="24"/>
          <w:szCs w:val="24"/>
        </w:rPr>
        <w:t xml:space="preserve"> R package</w:t>
      </w:r>
      <w:r w:rsidRPr="00D36D38">
        <w:rPr>
          <w:sz w:val="24"/>
          <w:szCs w:val="24"/>
          <w:vertAlign w:val="superscript"/>
        </w:rPr>
        <w:t>64</w:t>
      </w:r>
      <w:r w:rsidRPr="00D36D38">
        <w:rPr>
          <w:sz w:val="24"/>
          <w:szCs w:val="24"/>
        </w:rPr>
        <w:t xml:space="preserve">. Linear models were used to compare the values of </w:t>
      </w:r>
      <w:r w:rsidRPr="00D36D38">
        <w:rPr>
          <w:rFonts w:ascii="Cambria Math" w:eastAsia="Cambria Math" w:hAnsi="Cambria Math" w:cs="Cambria Math"/>
          <w:i/>
          <w:sz w:val="24"/>
          <w:szCs w:val="24"/>
        </w:rPr>
        <w:t>⍺</w:t>
      </w:r>
      <w:r w:rsidRPr="00D36D38">
        <w:rPr>
          <w:i/>
          <w:sz w:val="24"/>
          <w:szCs w:val="24"/>
        </w:rPr>
        <w:t>-PD</w:t>
      </w:r>
      <w:r w:rsidRPr="00D36D38">
        <w:rPr>
          <w:sz w:val="24"/>
          <w:szCs w:val="24"/>
        </w:rPr>
        <w:t xml:space="preserve">, </w:t>
      </w:r>
      <w:r w:rsidRPr="00D36D38">
        <w:rPr>
          <w:rFonts w:ascii="Cambria Math" w:eastAsia="Cambria Math" w:hAnsi="Cambria Math" w:cs="Cambria Math"/>
          <w:i/>
          <w:sz w:val="24"/>
          <w:szCs w:val="24"/>
        </w:rPr>
        <w:t>⍺</w:t>
      </w:r>
      <w:r w:rsidRPr="00D36D38">
        <w:rPr>
          <w:i/>
          <w:sz w:val="24"/>
          <w:szCs w:val="24"/>
        </w:rPr>
        <w:t>-MPD</w:t>
      </w:r>
      <w:r w:rsidRPr="00D36D38">
        <w:rPr>
          <w:sz w:val="24"/>
          <w:szCs w:val="24"/>
        </w:rPr>
        <w:t xml:space="preserve"> and </w:t>
      </w:r>
      <w:r w:rsidRPr="00D36D38">
        <w:rPr>
          <w:rFonts w:ascii="Cambria Math" w:eastAsia="Cambria Math" w:hAnsi="Cambria Math" w:cs="Cambria Math"/>
          <w:i/>
          <w:sz w:val="24"/>
          <w:szCs w:val="24"/>
        </w:rPr>
        <w:t>⍺</w:t>
      </w:r>
      <w:r w:rsidRPr="00D36D38">
        <w:rPr>
          <w:i/>
          <w:sz w:val="24"/>
          <w:szCs w:val="24"/>
        </w:rPr>
        <w:t xml:space="preserve">-MNTD </w:t>
      </w:r>
      <w:r w:rsidRPr="00D36D38">
        <w:rPr>
          <w:sz w:val="24"/>
          <w:szCs w:val="24"/>
        </w:rPr>
        <w:t>across samples, taking the logarithm of the species richness and the dataset (PP1 and PP2) as a fixed effect.</w:t>
      </w:r>
    </w:p>
    <w:p w14:paraId="21C00A21"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Differential abundance analysis. </w:t>
      </w:r>
      <w:r w:rsidRPr="00D36D38">
        <w:rPr>
          <w:color w:val="000000"/>
          <w:sz w:val="24"/>
          <w:szCs w:val="24"/>
        </w:rPr>
        <w:t>Using the Silva Taxonomic information</w:t>
      </w:r>
      <w:r w:rsidRPr="00D36D38">
        <w:rPr>
          <w:color w:val="000000"/>
          <w:sz w:val="24"/>
          <w:szCs w:val="24"/>
          <w:vertAlign w:val="superscript"/>
        </w:rPr>
        <w:t>47</w:t>
      </w:r>
      <w:r w:rsidRPr="00D36D38">
        <w:rPr>
          <w:color w:val="000000"/>
          <w:sz w:val="24"/>
          <w:szCs w:val="24"/>
        </w:rPr>
        <w:t xml:space="preserve">, ASV raw counts were aggregated to the genus-level using a custom R script, removing the ASVs not assigned taxonomically to the genus-level. </w:t>
      </w:r>
      <w:proofErr w:type="spellStart"/>
      <w:r w:rsidRPr="00D36D38">
        <w:rPr>
          <w:i/>
          <w:color w:val="000000"/>
          <w:sz w:val="24"/>
          <w:szCs w:val="24"/>
        </w:rPr>
        <w:t>Ancom</w:t>
      </w:r>
      <w:proofErr w:type="spellEnd"/>
      <w:r w:rsidRPr="00D36D38">
        <w:rPr>
          <w:i/>
          <w:color w:val="000000"/>
          <w:sz w:val="24"/>
          <w:szCs w:val="24"/>
        </w:rPr>
        <w:t xml:space="preserve"> v2.1</w:t>
      </w:r>
      <w:r w:rsidRPr="00D36D38">
        <w:rPr>
          <w:color w:val="000000"/>
          <w:sz w:val="24"/>
          <w:szCs w:val="24"/>
        </w:rPr>
        <w:t xml:space="preserve"> was used on the count data for the differential abundance analysis, using the default </w:t>
      </w:r>
      <w:r w:rsidRPr="00D36D38">
        <w:rPr>
          <w:i/>
          <w:color w:val="000000"/>
          <w:sz w:val="24"/>
          <w:szCs w:val="24"/>
        </w:rPr>
        <w:t>W statistic</w:t>
      </w:r>
      <w:r w:rsidRPr="00D36D38">
        <w:rPr>
          <w:color w:val="000000"/>
          <w:sz w:val="24"/>
          <w:szCs w:val="24"/>
        </w:rPr>
        <w:t xml:space="preserve"> threshold of 0.7</w:t>
      </w:r>
      <w:r w:rsidRPr="00D36D38">
        <w:rPr>
          <w:color w:val="000000"/>
          <w:sz w:val="24"/>
          <w:szCs w:val="24"/>
          <w:vertAlign w:val="superscript"/>
        </w:rPr>
        <w:t>65</w:t>
      </w:r>
      <w:r w:rsidRPr="00D36D38">
        <w:rPr>
          <w:color w:val="000000"/>
          <w:sz w:val="24"/>
          <w:szCs w:val="24"/>
        </w:rPr>
        <w:t>. The ‘zero-cut’ parameter was set to 0.995 to consider all bacterial genera present in at least 20 samples (</w:t>
      </w:r>
      <w:r w:rsidRPr="00D36D38">
        <w:rPr>
          <w:i/>
          <w:color w:val="000000"/>
          <w:sz w:val="24"/>
          <w:szCs w:val="24"/>
        </w:rPr>
        <w:t>full sample size = 3998</w:t>
      </w:r>
      <w:r w:rsidRPr="00D36D38">
        <w:rPr>
          <w:color w:val="000000"/>
          <w:sz w:val="24"/>
          <w:szCs w:val="24"/>
        </w:rPr>
        <w:t xml:space="preserve">), and the primer pair (PP1 and PP2) variable was taken as a random effect with the </w:t>
      </w:r>
      <w:proofErr w:type="spellStart"/>
      <w:r w:rsidRPr="00D36D38">
        <w:rPr>
          <w:color w:val="000000"/>
          <w:sz w:val="24"/>
          <w:szCs w:val="24"/>
        </w:rPr>
        <w:t>rand_formula</w:t>
      </w:r>
      <w:proofErr w:type="spellEnd"/>
      <w:r w:rsidRPr="00D36D38">
        <w:rPr>
          <w:color w:val="000000"/>
          <w:sz w:val="24"/>
          <w:szCs w:val="24"/>
        </w:rPr>
        <w:t xml:space="preserve"> parameter ("</w:t>
      </w:r>
      <w:r w:rsidRPr="00D36D38">
        <w:rPr>
          <w:i/>
          <w:color w:val="000000"/>
          <w:sz w:val="24"/>
          <w:szCs w:val="24"/>
        </w:rPr>
        <w:t>~ 1 | Dataset</w:t>
      </w:r>
      <w:r w:rsidRPr="00D36D38">
        <w:rPr>
          <w:color w:val="000000"/>
          <w:sz w:val="24"/>
          <w:szCs w:val="24"/>
        </w:rPr>
        <w:t>"). We considered as significantly enriched genera (</w:t>
      </w:r>
      <w:proofErr w:type="gramStart"/>
      <w:r w:rsidRPr="00D36D38">
        <w:rPr>
          <w:color w:val="000000"/>
          <w:sz w:val="24"/>
          <w:szCs w:val="24"/>
        </w:rPr>
        <w:t>i.e.</w:t>
      </w:r>
      <w:proofErr w:type="gramEnd"/>
      <w:r w:rsidRPr="00D36D38">
        <w:rPr>
          <w:color w:val="000000"/>
          <w:sz w:val="24"/>
          <w:szCs w:val="24"/>
        </w:rPr>
        <w:t xml:space="preserve"> cryospheric genera), the ones with a </w:t>
      </w:r>
      <w:r w:rsidRPr="00D36D38">
        <w:rPr>
          <w:i/>
          <w:color w:val="000000"/>
          <w:sz w:val="24"/>
          <w:szCs w:val="24"/>
        </w:rPr>
        <w:t xml:space="preserve">W statistic </w:t>
      </w:r>
      <w:r w:rsidRPr="00D36D38">
        <w:rPr>
          <w:color w:val="000000"/>
          <w:sz w:val="24"/>
          <w:szCs w:val="24"/>
        </w:rPr>
        <w:t xml:space="preserve">above the threshold (0.7) and a positive value of </w:t>
      </w:r>
      <w:r w:rsidRPr="00D36D38">
        <w:rPr>
          <w:i/>
          <w:color w:val="000000"/>
          <w:sz w:val="24"/>
          <w:szCs w:val="24"/>
        </w:rPr>
        <w:t>CLR mean difference</w:t>
      </w:r>
      <w:r w:rsidRPr="00D36D38">
        <w:rPr>
          <w:color w:val="000000"/>
          <w:sz w:val="24"/>
          <w:szCs w:val="24"/>
        </w:rPr>
        <w:t xml:space="preserve">. GGplot2 was used to modify the </w:t>
      </w:r>
      <w:proofErr w:type="spellStart"/>
      <w:r w:rsidRPr="00D36D38">
        <w:rPr>
          <w:color w:val="000000"/>
          <w:sz w:val="24"/>
          <w:szCs w:val="24"/>
        </w:rPr>
        <w:t>Ancom</w:t>
      </w:r>
      <w:proofErr w:type="spellEnd"/>
      <w:r w:rsidRPr="00D36D38">
        <w:rPr>
          <w:color w:val="000000"/>
          <w:sz w:val="24"/>
          <w:szCs w:val="24"/>
        </w:rPr>
        <w:t xml:space="preserve"> v2.1 figure showing the results of the differential abundance analysis. The ‘</w:t>
      </w:r>
      <w:proofErr w:type="spellStart"/>
      <w:r w:rsidRPr="00D36D38">
        <w:rPr>
          <w:color w:val="000000"/>
          <w:sz w:val="24"/>
          <w:szCs w:val="24"/>
        </w:rPr>
        <w:t>heat_tree</w:t>
      </w:r>
      <w:proofErr w:type="spellEnd"/>
      <w:r w:rsidRPr="00D36D38">
        <w:rPr>
          <w:color w:val="000000"/>
          <w:sz w:val="24"/>
          <w:szCs w:val="24"/>
        </w:rPr>
        <w:t xml:space="preserve">’ function of the </w:t>
      </w:r>
      <w:proofErr w:type="spellStart"/>
      <w:r w:rsidRPr="00D36D38">
        <w:rPr>
          <w:color w:val="000000"/>
          <w:sz w:val="24"/>
          <w:szCs w:val="24"/>
        </w:rPr>
        <w:t>metacoder</w:t>
      </w:r>
      <w:proofErr w:type="spellEnd"/>
      <w:r w:rsidRPr="00D36D38">
        <w:rPr>
          <w:color w:val="000000"/>
          <w:sz w:val="24"/>
          <w:szCs w:val="24"/>
        </w:rPr>
        <w:t xml:space="preserve"> R package (version 0.3.4) was used to show the number of cryospheric bacterial genera, at various taxonomic level, using taxonomic trees</w:t>
      </w:r>
      <w:r w:rsidRPr="00D36D38">
        <w:rPr>
          <w:color w:val="000000"/>
          <w:sz w:val="24"/>
          <w:szCs w:val="24"/>
          <w:vertAlign w:val="superscript"/>
        </w:rPr>
        <w:t>66</w:t>
      </w:r>
      <w:r w:rsidRPr="00D36D38">
        <w:rPr>
          <w:color w:val="000000"/>
          <w:sz w:val="24"/>
          <w:szCs w:val="24"/>
        </w:rPr>
        <w:t xml:space="preserve">. The results of this analysis can be found in the Data/ folder available on </w:t>
      </w:r>
      <w:proofErr w:type="spellStart"/>
      <w:r w:rsidRPr="00D36D38">
        <w:rPr>
          <w:color w:val="000000"/>
          <w:sz w:val="24"/>
          <w:szCs w:val="24"/>
        </w:rPr>
        <w:t>Zenodo</w:t>
      </w:r>
      <w:proofErr w:type="spellEnd"/>
      <w:r w:rsidRPr="00D36D38">
        <w:rPr>
          <w:color w:val="000000"/>
          <w:sz w:val="24"/>
          <w:szCs w:val="24"/>
        </w:rPr>
        <w:t xml:space="preserve"> under the name ‘Ancom_amplicon_res.csv’ file.</w:t>
      </w:r>
    </w:p>
    <w:p w14:paraId="5F514AC2"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NCBI </w:t>
      </w:r>
      <w:proofErr w:type="spellStart"/>
      <w:r w:rsidRPr="00D36D38">
        <w:rPr>
          <w:b/>
          <w:color w:val="000000"/>
          <w:sz w:val="24"/>
          <w:szCs w:val="24"/>
        </w:rPr>
        <w:t>Refseq</w:t>
      </w:r>
      <w:proofErr w:type="spellEnd"/>
      <w:r w:rsidRPr="00D36D38">
        <w:rPr>
          <w:b/>
          <w:color w:val="000000"/>
          <w:sz w:val="24"/>
          <w:szCs w:val="24"/>
        </w:rPr>
        <w:t xml:space="preserve"> genomes properties. </w:t>
      </w:r>
      <w:r w:rsidRPr="00D36D38">
        <w:rPr>
          <w:color w:val="000000"/>
          <w:sz w:val="24"/>
          <w:szCs w:val="24"/>
        </w:rPr>
        <w:t>To assess the genome size and GC content of publicly available prokaryote genomes, a non-redundant list encompassing all the genera in our datasets was compiled. Thereafter, the list of prokaryote genomes (prokaryotes.txt) available on NCBI</w:t>
      </w:r>
      <w:r w:rsidRPr="00D36D38">
        <w:rPr>
          <w:color w:val="000000"/>
          <w:sz w:val="24"/>
          <w:szCs w:val="24"/>
          <w:vertAlign w:val="superscript"/>
        </w:rPr>
        <w:t>33</w:t>
      </w:r>
      <w:r w:rsidRPr="00D36D38">
        <w:rPr>
          <w:color w:val="000000"/>
          <w:sz w:val="24"/>
          <w:szCs w:val="24"/>
        </w:rPr>
        <w:t xml:space="preserve"> was downloaded on March 15th, 2021 from </w:t>
      </w:r>
      <w:hyperlink r:id="rId15">
        <w:r w:rsidRPr="00D36D38">
          <w:rPr>
            <w:color w:val="000000"/>
            <w:sz w:val="24"/>
            <w:szCs w:val="24"/>
          </w:rPr>
          <w:t>https://ftp.ncbi.nlm.nih.gov/genomes/GENOME_REPORTS</w:t>
        </w:r>
      </w:hyperlink>
      <w:r w:rsidRPr="00D36D38">
        <w:rPr>
          <w:color w:val="000000"/>
          <w:sz w:val="24"/>
          <w:szCs w:val="24"/>
        </w:rPr>
        <w:t xml:space="preserve">. The prokaryote list was filtered based on the list of genera found in our dataset, simultaneously retrieving the accession IDs. The accession IDs were used to download the ‘complete’ bacterial genome sequences using the </w:t>
      </w:r>
      <w:proofErr w:type="spellStart"/>
      <w:r w:rsidRPr="00D36D38">
        <w:rPr>
          <w:i/>
          <w:color w:val="000000"/>
          <w:sz w:val="24"/>
          <w:szCs w:val="24"/>
        </w:rPr>
        <w:t>ncbi</w:t>
      </w:r>
      <w:proofErr w:type="spellEnd"/>
      <w:r w:rsidRPr="00D36D38">
        <w:rPr>
          <w:i/>
          <w:color w:val="000000"/>
          <w:sz w:val="24"/>
          <w:szCs w:val="24"/>
        </w:rPr>
        <w:t>-genome-download</w:t>
      </w:r>
      <w:r w:rsidRPr="00D36D38">
        <w:rPr>
          <w:color w:val="000000"/>
          <w:sz w:val="24"/>
          <w:szCs w:val="24"/>
        </w:rPr>
        <w:t xml:space="preserve"> python package (</w:t>
      </w:r>
      <w:hyperlink r:id="rId16">
        <w:r w:rsidRPr="00D36D38">
          <w:rPr>
            <w:color w:val="000000"/>
            <w:sz w:val="24"/>
            <w:szCs w:val="24"/>
          </w:rPr>
          <w:t>https://github.com/kblin/ncbi-genome-download</w:t>
        </w:r>
      </w:hyperlink>
      <w:r w:rsidRPr="00D36D38">
        <w:rPr>
          <w:color w:val="000000"/>
          <w:sz w:val="24"/>
          <w:szCs w:val="24"/>
        </w:rPr>
        <w:t xml:space="preserve">). The genome sizes for the downloaded genomes were additionally retrieved from the prokaryotes.txt metadata file. Subsequently, </w:t>
      </w:r>
      <w:r w:rsidRPr="00D36D38">
        <w:rPr>
          <w:i/>
          <w:color w:val="000000"/>
          <w:sz w:val="24"/>
          <w:szCs w:val="24"/>
        </w:rPr>
        <w:t>Prodigal</w:t>
      </w:r>
      <w:r w:rsidRPr="00D36D38">
        <w:rPr>
          <w:color w:val="000000"/>
          <w:sz w:val="24"/>
          <w:szCs w:val="24"/>
          <w:vertAlign w:val="superscript"/>
        </w:rPr>
        <w:t>53</w:t>
      </w:r>
      <w:r w:rsidRPr="00D36D38">
        <w:rPr>
          <w:color w:val="000000"/>
          <w:sz w:val="24"/>
          <w:szCs w:val="24"/>
        </w:rPr>
        <w:t xml:space="preserve"> was used to annotate the open-reading frames per genome obtaining both the general feature format (</w:t>
      </w:r>
      <w:proofErr w:type="spellStart"/>
      <w:r w:rsidRPr="00D36D38">
        <w:rPr>
          <w:i/>
          <w:color w:val="000000"/>
          <w:sz w:val="24"/>
          <w:szCs w:val="24"/>
        </w:rPr>
        <w:t>gff</w:t>
      </w:r>
      <w:proofErr w:type="spellEnd"/>
      <w:r w:rsidRPr="00D36D38">
        <w:rPr>
          <w:color w:val="000000"/>
          <w:sz w:val="24"/>
          <w:szCs w:val="24"/>
        </w:rPr>
        <w:t xml:space="preserve">) files and </w:t>
      </w:r>
      <w:proofErr w:type="spellStart"/>
      <w:r w:rsidRPr="00D36D38">
        <w:rPr>
          <w:color w:val="000000"/>
          <w:sz w:val="24"/>
          <w:szCs w:val="24"/>
        </w:rPr>
        <w:t>aminoacid</w:t>
      </w:r>
      <w:proofErr w:type="spellEnd"/>
      <w:r w:rsidRPr="00D36D38">
        <w:rPr>
          <w:color w:val="000000"/>
          <w:sz w:val="24"/>
          <w:szCs w:val="24"/>
        </w:rPr>
        <w:t xml:space="preserve"> </w:t>
      </w:r>
      <w:proofErr w:type="spellStart"/>
      <w:r w:rsidRPr="00D36D38">
        <w:rPr>
          <w:color w:val="000000"/>
          <w:sz w:val="24"/>
          <w:szCs w:val="24"/>
        </w:rPr>
        <w:t>fasta</w:t>
      </w:r>
      <w:proofErr w:type="spellEnd"/>
      <w:r w:rsidRPr="00D36D38">
        <w:rPr>
          <w:color w:val="000000"/>
          <w:sz w:val="24"/>
          <w:szCs w:val="24"/>
        </w:rPr>
        <w:t xml:space="preserve"> (</w:t>
      </w:r>
      <w:proofErr w:type="spellStart"/>
      <w:r w:rsidRPr="00D36D38">
        <w:rPr>
          <w:i/>
          <w:color w:val="000000"/>
          <w:sz w:val="24"/>
          <w:szCs w:val="24"/>
        </w:rPr>
        <w:t>faa</w:t>
      </w:r>
      <w:proofErr w:type="spellEnd"/>
      <w:r w:rsidRPr="00D36D38">
        <w:rPr>
          <w:color w:val="000000"/>
          <w:sz w:val="24"/>
          <w:szCs w:val="24"/>
        </w:rPr>
        <w:t xml:space="preserve">). These were used thereafter as </w:t>
      </w:r>
      <w:proofErr w:type="gramStart"/>
      <w:r w:rsidRPr="00D36D38">
        <w:rPr>
          <w:color w:val="000000"/>
          <w:sz w:val="24"/>
          <w:szCs w:val="24"/>
        </w:rPr>
        <w:t>input  used</w:t>
      </w:r>
      <w:proofErr w:type="gramEnd"/>
      <w:r w:rsidRPr="00D36D38">
        <w:rPr>
          <w:color w:val="000000"/>
          <w:sz w:val="24"/>
          <w:szCs w:val="24"/>
        </w:rPr>
        <w:t xml:space="preserve"> to estimate the predicted growth time (in </w:t>
      </w:r>
      <w:r w:rsidRPr="00D36D38">
        <w:rPr>
          <w:color w:val="000000"/>
          <w:sz w:val="24"/>
          <w:szCs w:val="24"/>
        </w:rPr>
        <w:lastRenderedPageBreak/>
        <w:t xml:space="preserve">hours) and their codon usage analyses (CUB) using </w:t>
      </w:r>
      <w:proofErr w:type="spellStart"/>
      <w:r w:rsidRPr="00D36D38">
        <w:rPr>
          <w:i/>
          <w:color w:val="000000"/>
          <w:sz w:val="24"/>
          <w:szCs w:val="24"/>
        </w:rPr>
        <w:t>gRodon</w:t>
      </w:r>
      <w:proofErr w:type="spellEnd"/>
      <w:r w:rsidRPr="00D36D38">
        <w:rPr>
          <w:color w:val="000000"/>
          <w:sz w:val="24"/>
          <w:szCs w:val="24"/>
        </w:rPr>
        <w:t xml:space="preserve"> and </w:t>
      </w:r>
      <w:proofErr w:type="spellStart"/>
      <w:r w:rsidRPr="00D36D38">
        <w:rPr>
          <w:i/>
          <w:color w:val="000000"/>
          <w:sz w:val="24"/>
          <w:szCs w:val="24"/>
        </w:rPr>
        <w:t>coRdon</w:t>
      </w:r>
      <w:proofErr w:type="spellEnd"/>
      <w:r w:rsidRPr="00D36D38">
        <w:rPr>
          <w:color w:val="000000"/>
          <w:sz w:val="24"/>
          <w:szCs w:val="24"/>
        </w:rPr>
        <w:t xml:space="preserve"> (https://github.com/BioinfoHR/coRdon) R package respectively</w:t>
      </w:r>
      <w:r w:rsidRPr="00D36D38">
        <w:rPr>
          <w:color w:val="000000"/>
          <w:sz w:val="24"/>
          <w:szCs w:val="24"/>
          <w:vertAlign w:val="superscript"/>
        </w:rPr>
        <w:t>67,68</w:t>
      </w:r>
      <w:r w:rsidRPr="00D36D38">
        <w:rPr>
          <w:color w:val="000000"/>
          <w:sz w:val="24"/>
          <w:szCs w:val="24"/>
        </w:rPr>
        <w:t xml:space="preserve">. The amino acid enrichment analysis was performed on by converting the codon counts to amino acids using the R-package </w:t>
      </w:r>
      <w:proofErr w:type="spellStart"/>
      <w:r w:rsidRPr="00D36D38">
        <w:rPr>
          <w:i/>
          <w:color w:val="000000"/>
          <w:sz w:val="24"/>
          <w:szCs w:val="24"/>
        </w:rPr>
        <w:t>Biostrings</w:t>
      </w:r>
      <w:proofErr w:type="spellEnd"/>
      <w:r w:rsidRPr="00D36D38">
        <w:rPr>
          <w:color w:val="000000"/>
          <w:sz w:val="24"/>
          <w:szCs w:val="24"/>
        </w:rPr>
        <w:t xml:space="preserve"> using DEseq2 with default parameters (log-median ratio normalization across genera). The relevant scripts and information for these analyses are openly available and included in the ‘Reproducibility’ section. The corresponding files used for this analysis can be found in the Data/ folder available on </w:t>
      </w:r>
      <w:proofErr w:type="spellStart"/>
      <w:r w:rsidRPr="00D36D38">
        <w:rPr>
          <w:color w:val="000000"/>
          <w:sz w:val="24"/>
          <w:szCs w:val="24"/>
        </w:rPr>
        <w:t>Zenodo</w:t>
      </w:r>
      <w:proofErr w:type="spellEnd"/>
      <w:r w:rsidRPr="00D36D38">
        <w:rPr>
          <w:color w:val="000000"/>
          <w:sz w:val="24"/>
          <w:szCs w:val="24"/>
        </w:rPr>
        <w:t xml:space="preserve"> under the names ‘prokaryotes.txt’, ‘merged_all_codon_counts.txt’ and ‘merged_all_growth_prediction.txt’.</w:t>
      </w:r>
    </w:p>
    <w:p w14:paraId="4CADEC36"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t xml:space="preserve">Structure of the cryospheric microbiome. </w:t>
      </w:r>
      <w:r w:rsidRPr="00D36D38">
        <w:rPr>
          <w:color w:val="000000"/>
          <w:sz w:val="24"/>
          <w:szCs w:val="24"/>
        </w:rPr>
        <w:t>Non-metric multidimensional scaling was used to visualise the composition of cryospheric bacterial communities according to the ecosystem types and primer pairs. For this, the ‘</w:t>
      </w:r>
      <w:proofErr w:type="spellStart"/>
      <w:r w:rsidRPr="00D36D38">
        <w:rPr>
          <w:color w:val="000000"/>
          <w:sz w:val="24"/>
          <w:szCs w:val="24"/>
        </w:rPr>
        <w:t>metaMDS</w:t>
      </w:r>
      <w:proofErr w:type="spellEnd"/>
      <w:r w:rsidRPr="00D36D38">
        <w:rPr>
          <w:color w:val="000000"/>
          <w:sz w:val="24"/>
          <w:szCs w:val="24"/>
        </w:rPr>
        <w:t>’ function implemented in the package vegan was used with Bray-Curtis distances</w:t>
      </w:r>
      <w:r w:rsidRPr="00D36D38">
        <w:rPr>
          <w:color w:val="000000"/>
          <w:sz w:val="24"/>
          <w:szCs w:val="24"/>
          <w:vertAlign w:val="superscript"/>
        </w:rPr>
        <w:t>69</w:t>
      </w:r>
      <w:r w:rsidRPr="00D36D38">
        <w:rPr>
          <w:color w:val="000000"/>
          <w:sz w:val="24"/>
          <w:szCs w:val="24"/>
        </w:rPr>
        <w:t>. The stress for the chosen value of k=2 was 0.208. The ‘adonis2’ function was used to perform a PERMANOVA analysis to test the effect of the ecosystem type and the primer pairs on the composition of bacterial communities (Extended data Table 4). Pairwise comparisons between ecosystem types were tested using the function ‘</w:t>
      </w:r>
      <w:proofErr w:type="gramStart"/>
      <w:r w:rsidRPr="00D36D38">
        <w:rPr>
          <w:color w:val="000000"/>
          <w:sz w:val="24"/>
          <w:szCs w:val="24"/>
        </w:rPr>
        <w:t>pairwise.adonis</w:t>
      </w:r>
      <w:proofErr w:type="gramEnd"/>
      <w:r w:rsidRPr="00D36D38">
        <w:rPr>
          <w:color w:val="000000"/>
          <w:sz w:val="24"/>
          <w:szCs w:val="24"/>
        </w:rPr>
        <w:t>2’</w:t>
      </w:r>
      <w:r w:rsidRPr="00D36D38">
        <w:rPr>
          <w:color w:val="000000"/>
          <w:sz w:val="24"/>
          <w:szCs w:val="24"/>
          <w:vertAlign w:val="superscript"/>
        </w:rPr>
        <w:t>70</w:t>
      </w:r>
      <w:r w:rsidRPr="00D36D38">
        <w:rPr>
          <w:color w:val="000000"/>
          <w:sz w:val="24"/>
          <w:szCs w:val="24"/>
        </w:rPr>
        <w:t xml:space="preserve">. </w:t>
      </w:r>
      <w:r w:rsidRPr="00D36D38">
        <w:rPr>
          <w:i/>
          <w:color w:val="000000"/>
          <w:sz w:val="24"/>
          <w:szCs w:val="24"/>
        </w:rPr>
        <w:t>P-values</w:t>
      </w:r>
      <w:r w:rsidRPr="00D36D38">
        <w:rPr>
          <w:color w:val="000000"/>
          <w:sz w:val="24"/>
          <w:szCs w:val="24"/>
        </w:rPr>
        <w:t xml:space="preserve"> were adjusted using the default Bonferroni method, to account for multiple comparisons.</w:t>
      </w:r>
    </w:p>
    <w:p w14:paraId="474BB77F" w14:textId="77777777" w:rsidR="00C1497F" w:rsidRPr="00D36D38" w:rsidRDefault="00393347">
      <w:pPr>
        <w:rPr>
          <w:sz w:val="24"/>
          <w:szCs w:val="24"/>
        </w:rPr>
      </w:pPr>
      <w:r w:rsidRPr="00D36D38">
        <w:rPr>
          <w:sz w:val="24"/>
          <w:szCs w:val="24"/>
        </w:rPr>
        <w:t xml:space="preserve">The prevalence of each genus was </w:t>
      </w:r>
      <w:proofErr w:type="spellStart"/>
      <w:r w:rsidRPr="00D36D38">
        <w:rPr>
          <w:sz w:val="24"/>
          <w:szCs w:val="24"/>
        </w:rPr>
        <w:t>modeled</w:t>
      </w:r>
      <w:proofErr w:type="spellEnd"/>
      <w:r w:rsidRPr="00D36D38">
        <w:rPr>
          <w:sz w:val="24"/>
          <w:szCs w:val="24"/>
        </w:rPr>
        <w:t xml:space="preserve"> as the probability of presence using a logistic binomial regression (with the R stats ‘</w:t>
      </w:r>
      <w:proofErr w:type="spellStart"/>
      <w:r w:rsidRPr="00D36D38">
        <w:rPr>
          <w:sz w:val="24"/>
          <w:szCs w:val="24"/>
        </w:rPr>
        <w:t>glm</w:t>
      </w:r>
      <w:proofErr w:type="spellEnd"/>
      <w:r w:rsidRPr="00D36D38">
        <w:rPr>
          <w:sz w:val="24"/>
          <w:szCs w:val="24"/>
        </w:rPr>
        <w:t xml:space="preserve">’ method), using the ecosystem type (snow/Ice, terrestrial, marine and freshwater) and the primer pair as fixed effect. To calculate the probability of occurrence in the cryosphere for each genus, the prediction was calculated for all ecosystem types and primer pair combinations, and averaged. The core microbiome was defined at 0.1% abundance, and 20% prevalence across the cryosphere (Extended data Figure 2B). The core microbiome presence in the different ecosystem types was shown using an upset-plot using the </w:t>
      </w:r>
      <w:r w:rsidRPr="00D36D38">
        <w:rPr>
          <w:i/>
          <w:sz w:val="24"/>
          <w:szCs w:val="24"/>
          <w:u w:val="single"/>
        </w:rPr>
        <w:t>complex-upset</w:t>
      </w:r>
      <w:r w:rsidRPr="00D36D38">
        <w:rPr>
          <w:sz w:val="24"/>
          <w:szCs w:val="24"/>
        </w:rPr>
        <w:t xml:space="preserve"> R package</w:t>
      </w:r>
      <w:r w:rsidRPr="00D36D38">
        <w:rPr>
          <w:sz w:val="24"/>
          <w:szCs w:val="24"/>
          <w:vertAlign w:val="superscript"/>
        </w:rPr>
        <w:t>71</w:t>
      </w:r>
      <w:r w:rsidRPr="00D36D38">
        <w:rPr>
          <w:sz w:val="24"/>
          <w:szCs w:val="24"/>
        </w:rPr>
        <w:t xml:space="preserve">. The taxonomic tree available in Extended data Figure 2A was created using the </w:t>
      </w:r>
      <w:proofErr w:type="spellStart"/>
      <w:r w:rsidRPr="00D36D38">
        <w:rPr>
          <w:i/>
          <w:sz w:val="24"/>
          <w:szCs w:val="24"/>
        </w:rPr>
        <w:t>Metacoder</w:t>
      </w:r>
      <w:proofErr w:type="spellEnd"/>
      <w:r w:rsidRPr="00D36D38">
        <w:rPr>
          <w:sz w:val="24"/>
          <w:szCs w:val="24"/>
        </w:rPr>
        <w:t xml:space="preserve"> R package</w:t>
      </w:r>
      <w:r w:rsidRPr="00D36D38">
        <w:rPr>
          <w:sz w:val="24"/>
          <w:szCs w:val="24"/>
          <w:vertAlign w:val="superscript"/>
        </w:rPr>
        <w:t>66</w:t>
      </w:r>
      <w:r w:rsidRPr="00D36D38">
        <w:rPr>
          <w:sz w:val="24"/>
          <w:szCs w:val="24"/>
        </w:rPr>
        <w:t xml:space="preserve">. The </w:t>
      </w:r>
      <w:r w:rsidRPr="00D36D38">
        <w:t>α-</w:t>
      </w:r>
      <w:r w:rsidRPr="00D36D38">
        <w:rPr>
          <w:sz w:val="24"/>
          <w:szCs w:val="24"/>
        </w:rPr>
        <w:t>diversity was calculated using Shannon’s index with a custom R functions</w:t>
      </w:r>
      <w:r w:rsidRPr="00D36D38">
        <w:rPr>
          <w:sz w:val="24"/>
          <w:szCs w:val="24"/>
          <w:vertAlign w:val="superscript"/>
        </w:rPr>
        <w:t>72</w:t>
      </w:r>
      <w:r w:rsidRPr="00D36D38">
        <w:rPr>
          <w:i/>
          <w:sz w:val="24"/>
          <w:szCs w:val="24"/>
        </w:rPr>
        <w:t>.</w:t>
      </w:r>
      <w:r w:rsidRPr="00D36D38">
        <w:rPr>
          <w:sz w:val="24"/>
          <w:szCs w:val="24"/>
        </w:rPr>
        <w:t xml:space="preserve"> To test the difference across ecosystems and datasets, the Wald-Type statistics implemented in the ‘GFD’ function of the R </w:t>
      </w:r>
      <w:r w:rsidRPr="00D36D38">
        <w:rPr>
          <w:i/>
          <w:sz w:val="24"/>
          <w:szCs w:val="24"/>
        </w:rPr>
        <w:t>GFD</w:t>
      </w:r>
      <w:r w:rsidRPr="00D36D38">
        <w:rPr>
          <w:sz w:val="24"/>
          <w:szCs w:val="24"/>
        </w:rPr>
        <w:t xml:space="preserve"> package was used (Extended data Table 5). This test was performed instead of an ANOVA, as the data was not normally distributed. The mean values given by the function were used for the ecosystem comparison.</w:t>
      </w:r>
    </w:p>
    <w:p w14:paraId="3ECB61D9" w14:textId="77777777" w:rsidR="00C1497F" w:rsidRPr="00D36D38" w:rsidRDefault="00393347">
      <w:pPr>
        <w:pBdr>
          <w:top w:val="nil"/>
          <w:left w:val="nil"/>
          <w:bottom w:val="nil"/>
          <w:right w:val="nil"/>
          <w:between w:val="nil"/>
        </w:pBdr>
        <w:rPr>
          <w:b/>
          <w:color w:val="000000"/>
          <w:sz w:val="24"/>
          <w:szCs w:val="24"/>
        </w:rPr>
      </w:pPr>
      <w:r w:rsidRPr="00D36D38">
        <w:rPr>
          <w:b/>
          <w:color w:val="000000"/>
          <w:sz w:val="24"/>
          <w:szCs w:val="24"/>
        </w:rPr>
        <w:lastRenderedPageBreak/>
        <w:t xml:space="preserve">KEGG enrichment. </w:t>
      </w:r>
      <w:r w:rsidRPr="00D36D38">
        <w:rPr>
          <w:color w:val="000000"/>
          <w:sz w:val="24"/>
          <w:szCs w:val="24"/>
        </w:rPr>
        <w:t>The standard DESeq2 pipeline with default parameters was used on raw KEGG counts for the enrichment analysis, using the default Wald tests</w:t>
      </w:r>
      <w:r w:rsidRPr="00D36D38">
        <w:rPr>
          <w:color w:val="000000"/>
          <w:sz w:val="24"/>
          <w:szCs w:val="24"/>
          <w:vertAlign w:val="superscript"/>
        </w:rPr>
        <w:t>56,73</w:t>
      </w:r>
      <w:r w:rsidRPr="00D36D38">
        <w:rPr>
          <w:color w:val="000000"/>
          <w:sz w:val="24"/>
          <w:szCs w:val="24"/>
        </w:rPr>
        <w:t xml:space="preserve">. We considered significantly enriched </w:t>
      </w:r>
      <w:proofErr w:type="spellStart"/>
      <w:r w:rsidRPr="00D36D38">
        <w:rPr>
          <w:color w:val="000000"/>
          <w:sz w:val="24"/>
          <w:szCs w:val="24"/>
        </w:rPr>
        <w:t>Kegg</w:t>
      </w:r>
      <w:proofErr w:type="spellEnd"/>
      <w:r w:rsidRPr="00D36D38">
        <w:rPr>
          <w:color w:val="000000"/>
          <w:sz w:val="24"/>
          <w:szCs w:val="24"/>
        </w:rPr>
        <w:t xml:space="preserve"> Orthologs (KOs) with an </w:t>
      </w:r>
      <w:r w:rsidRPr="00D36D38">
        <w:rPr>
          <w:i/>
          <w:color w:val="000000"/>
          <w:sz w:val="24"/>
          <w:szCs w:val="24"/>
        </w:rPr>
        <w:t>FDR adjusted</w:t>
      </w:r>
      <w:r w:rsidRPr="00D36D38">
        <w:rPr>
          <w:color w:val="000000"/>
          <w:sz w:val="24"/>
          <w:szCs w:val="24"/>
        </w:rPr>
        <w:t xml:space="preserve"> </w:t>
      </w:r>
      <w:r w:rsidRPr="00D36D38">
        <w:rPr>
          <w:i/>
          <w:color w:val="000000"/>
          <w:sz w:val="24"/>
          <w:szCs w:val="24"/>
        </w:rPr>
        <w:t>p</w:t>
      </w:r>
      <w:r w:rsidRPr="00D36D38">
        <w:rPr>
          <w:color w:val="000000"/>
          <w:sz w:val="24"/>
          <w:szCs w:val="24"/>
        </w:rPr>
        <w:t xml:space="preserve"> &lt; 0.01 and a </w:t>
      </w:r>
      <w:r w:rsidRPr="00D36D38">
        <w:rPr>
          <w:i/>
          <w:color w:val="000000"/>
          <w:sz w:val="24"/>
          <w:szCs w:val="24"/>
        </w:rPr>
        <w:t>log</w:t>
      </w:r>
      <w:r w:rsidRPr="00D36D38">
        <w:rPr>
          <w:i/>
          <w:color w:val="000000"/>
          <w:sz w:val="24"/>
          <w:szCs w:val="24"/>
          <w:vertAlign w:val="subscript"/>
        </w:rPr>
        <w:t>2</w:t>
      </w:r>
      <w:r w:rsidRPr="00D36D38">
        <w:rPr>
          <w:i/>
          <w:color w:val="000000"/>
          <w:sz w:val="24"/>
          <w:szCs w:val="24"/>
        </w:rPr>
        <w:t xml:space="preserve"> fold-change </w:t>
      </w:r>
      <w:r w:rsidRPr="00D36D38">
        <w:rPr>
          <w:color w:val="000000"/>
          <w:sz w:val="24"/>
          <w:szCs w:val="24"/>
        </w:rPr>
        <w:t xml:space="preserve">&gt; 1. To unravel the contribution of these gene families to functional pathways, we ran </w:t>
      </w:r>
      <w:r w:rsidRPr="00D36D38">
        <w:rPr>
          <w:i/>
          <w:color w:val="000000"/>
          <w:sz w:val="24"/>
          <w:szCs w:val="24"/>
        </w:rPr>
        <w:t>KEGGdecoder</w:t>
      </w:r>
      <w:r w:rsidRPr="00D36D38">
        <w:rPr>
          <w:color w:val="000000"/>
          <w:sz w:val="24"/>
          <w:szCs w:val="24"/>
          <w:vertAlign w:val="superscript"/>
        </w:rPr>
        <w:t>74</w:t>
      </w:r>
      <w:r w:rsidRPr="00D36D38">
        <w:rPr>
          <w:color w:val="000000"/>
          <w:sz w:val="24"/>
          <w:szCs w:val="24"/>
        </w:rPr>
        <w:t xml:space="preserve"> on the KOs enriched in cryospheric samples, to identify environmental-associated pathways in all samples. </w:t>
      </w:r>
    </w:p>
    <w:p w14:paraId="1B758C17" w14:textId="77777777" w:rsidR="00C1497F" w:rsidRPr="00D36D38" w:rsidRDefault="00393347">
      <w:pPr>
        <w:rPr>
          <w:sz w:val="24"/>
          <w:szCs w:val="24"/>
        </w:rPr>
      </w:pPr>
      <w:r w:rsidRPr="00D36D38">
        <w:rPr>
          <w:color w:val="000000"/>
          <w:sz w:val="24"/>
          <w:szCs w:val="24"/>
        </w:rPr>
        <w:t>To</w:t>
      </w:r>
      <w:r w:rsidRPr="00D36D38">
        <w:rPr>
          <w:sz w:val="24"/>
          <w:szCs w:val="24"/>
        </w:rPr>
        <w:t xml:space="preserve"> understand and unravel the origins of the gene families specific to the cryospheric metagenomes, contigs were taxonomically classified following which the specific gene families were mapped to the contigs. We used </w:t>
      </w:r>
      <w:r w:rsidRPr="00D36D38">
        <w:rPr>
          <w:i/>
          <w:sz w:val="24"/>
          <w:szCs w:val="24"/>
        </w:rPr>
        <w:t>Kraken2</w:t>
      </w:r>
      <w:r w:rsidRPr="00D36D38">
        <w:rPr>
          <w:sz w:val="24"/>
          <w:szCs w:val="24"/>
        </w:rPr>
        <w:t xml:space="preserve"> to taxonomically assign all the contigs present in the metagenomes followed by custom python scripts (provided) to link the genes belonging to enriched KEGG orthologs (KO and the corresponding NCBI taxon ID</w:t>
      </w:r>
      <w:r w:rsidRPr="00D36D38">
        <w:rPr>
          <w:sz w:val="24"/>
          <w:szCs w:val="24"/>
          <w:vertAlign w:val="superscript"/>
        </w:rPr>
        <w:t>75,76</w:t>
      </w:r>
      <w:r w:rsidRPr="00D36D38">
        <w:rPr>
          <w:sz w:val="24"/>
          <w:szCs w:val="24"/>
        </w:rPr>
        <w:t xml:space="preserve">. An R script using the NCBI </w:t>
      </w:r>
      <w:r w:rsidRPr="00D36D38">
        <w:rPr>
          <w:i/>
          <w:sz w:val="24"/>
          <w:szCs w:val="24"/>
        </w:rPr>
        <w:t>entrez</w:t>
      </w:r>
      <w:r w:rsidRPr="00D36D38">
        <w:rPr>
          <w:sz w:val="24"/>
          <w:szCs w:val="24"/>
        </w:rPr>
        <w:t xml:space="preserve"> package was used to retrieve the taxonomy based on the taxon ID, and to get the genus-level taxonomy</w:t>
      </w:r>
      <w:r w:rsidRPr="00D36D38">
        <w:rPr>
          <w:sz w:val="24"/>
          <w:szCs w:val="24"/>
          <w:vertAlign w:val="superscript"/>
        </w:rPr>
        <w:t>48</w:t>
      </w:r>
      <w:r w:rsidRPr="00D36D38">
        <w:rPr>
          <w:sz w:val="24"/>
          <w:szCs w:val="24"/>
        </w:rPr>
        <w:t xml:space="preserve">. To link the Silva genus taxonomies with their NCBI counterparts, the grep function included in R allowing partial matches was used to find Silva genera name matching the NCBI genus name. The DEseq2 results, KEGG-decoder output and taxonomy matches can be found in the Data/ folder of the </w:t>
      </w:r>
      <w:proofErr w:type="spellStart"/>
      <w:r w:rsidRPr="00D36D38">
        <w:rPr>
          <w:sz w:val="24"/>
          <w:szCs w:val="24"/>
        </w:rPr>
        <w:t>Zenodo</w:t>
      </w:r>
      <w:proofErr w:type="spellEnd"/>
      <w:r w:rsidRPr="00D36D38">
        <w:rPr>
          <w:sz w:val="24"/>
          <w:szCs w:val="24"/>
        </w:rPr>
        <w:t xml:space="preserve"> under the names ‘KEGG_deseq_results.csv’, ‘</w:t>
      </w:r>
      <w:proofErr w:type="spellStart"/>
      <w:r w:rsidRPr="00D36D38">
        <w:rPr>
          <w:sz w:val="24"/>
          <w:szCs w:val="24"/>
        </w:rPr>
        <w:t>KEGG_decoder_output</w:t>
      </w:r>
      <w:proofErr w:type="spellEnd"/>
      <w:r w:rsidRPr="00D36D38">
        <w:rPr>
          <w:sz w:val="24"/>
          <w:szCs w:val="24"/>
        </w:rPr>
        <w:t>’, and ‘KEGG_sign_tax_genera.csv’, respectively.</w:t>
      </w:r>
    </w:p>
    <w:p w14:paraId="078C020F" w14:textId="77777777" w:rsidR="00C1497F" w:rsidRPr="00D36D38" w:rsidRDefault="00393347">
      <w:pPr>
        <w:pBdr>
          <w:top w:val="nil"/>
          <w:left w:val="nil"/>
          <w:bottom w:val="nil"/>
          <w:right w:val="nil"/>
          <w:between w:val="nil"/>
        </w:pBdr>
        <w:rPr>
          <w:color w:val="000000"/>
          <w:sz w:val="24"/>
          <w:szCs w:val="24"/>
        </w:rPr>
      </w:pPr>
      <w:r w:rsidRPr="00D36D38">
        <w:rPr>
          <w:b/>
          <w:color w:val="000000"/>
          <w:sz w:val="24"/>
          <w:szCs w:val="24"/>
        </w:rPr>
        <w:t xml:space="preserve">Gene clusters and unassigned protein coding sequences. </w:t>
      </w:r>
      <w:r w:rsidRPr="00D36D38">
        <w:rPr>
          <w:color w:val="000000"/>
          <w:sz w:val="24"/>
          <w:szCs w:val="24"/>
        </w:rPr>
        <w:t xml:space="preserve">Predicted gene sequences annotated to the KEGG database and those unassigned were gathered into individual groups based on KEGG ID or Unassigned using a custom python script. ‘annotation2gene.py’. The </w:t>
      </w:r>
      <w:proofErr w:type="spellStart"/>
      <w:r w:rsidRPr="00D36D38">
        <w:rPr>
          <w:color w:val="000000"/>
          <w:sz w:val="24"/>
          <w:szCs w:val="24"/>
        </w:rPr>
        <w:t>fasta</w:t>
      </w:r>
      <w:proofErr w:type="spellEnd"/>
      <w:r w:rsidRPr="00D36D38">
        <w:rPr>
          <w:color w:val="000000"/>
          <w:sz w:val="24"/>
          <w:szCs w:val="24"/>
        </w:rPr>
        <w:t xml:space="preserve"> files were subsequently concatenated and clustered to identify functional homologs within the dataset. We used </w:t>
      </w:r>
      <w:r w:rsidRPr="00D36D38">
        <w:rPr>
          <w:i/>
          <w:color w:val="000000"/>
          <w:sz w:val="24"/>
          <w:szCs w:val="24"/>
        </w:rPr>
        <w:t>mmseq2</w:t>
      </w:r>
      <w:r w:rsidRPr="00D36D38">
        <w:rPr>
          <w:color w:val="000000"/>
          <w:sz w:val="24"/>
          <w:szCs w:val="24"/>
        </w:rPr>
        <w:t xml:space="preserve"> ‘linclust’</w:t>
      </w:r>
      <w:r w:rsidRPr="00D36D38">
        <w:rPr>
          <w:color w:val="000000"/>
          <w:sz w:val="24"/>
          <w:szCs w:val="24"/>
          <w:vertAlign w:val="superscript"/>
        </w:rPr>
        <w:t>77</w:t>
      </w:r>
      <w:r w:rsidRPr="00D36D38">
        <w:rPr>
          <w:color w:val="000000"/>
          <w:sz w:val="24"/>
          <w:szCs w:val="24"/>
        </w:rPr>
        <w:t xml:space="preserve"> to cluster the 41,068,842 gene sequences found in the entire metagenomic dataset. Subsequently, </w:t>
      </w:r>
      <w:proofErr w:type="spellStart"/>
      <w:r w:rsidRPr="00D36D38">
        <w:rPr>
          <w:color w:val="000000"/>
          <w:sz w:val="24"/>
          <w:szCs w:val="24"/>
        </w:rPr>
        <w:t>fasta</w:t>
      </w:r>
      <w:proofErr w:type="spellEnd"/>
      <w:r w:rsidRPr="00D36D38">
        <w:rPr>
          <w:color w:val="000000"/>
          <w:sz w:val="24"/>
          <w:szCs w:val="24"/>
        </w:rPr>
        <w:t xml:space="preserve"> sequences associated with each cluster were retrieved into separated clusters (n=12,125) and linked to the coverages to estimate abundances. </w:t>
      </w:r>
      <w:r w:rsidRPr="00D36D38">
        <w:rPr>
          <w:i/>
          <w:color w:val="000000"/>
          <w:sz w:val="24"/>
          <w:szCs w:val="24"/>
        </w:rPr>
        <w:t>MAFFT</w:t>
      </w:r>
      <w:r w:rsidRPr="00D36D38">
        <w:rPr>
          <w:color w:val="000000"/>
          <w:sz w:val="24"/>
          <w:szCs w:val="24"/>
          <w:vertAlign w:val="superscript"/>
        </w:rPr>
        <w:t>59</w:t>
      </w:r>
      <w:r w:rsidRPr="00D36D38">
        <w:rPr>
          <w:color w:val="000000"/>
          <w:sz w:val="24"/>
          <w:szCs w:val="24"/>
        </w:rPr>
        <w:t xml:space="preserve"> was then used to create a multiple sequence alignment of the sequences per cluster, while the ‘cons’ method from </w:t>
      </w:r>
      <w:r w:rsidRPr="00D36D38">
        <w:rPr>
          <w:i/>
          <w:color w:val="000000"/>
          <w:sz w:val="24"/>
          <w:szCs w:val="24"/>
        </w:rPr>
        <w:t>EMBOSS</w:t>
      </w:r>
      <w:r w:rsidRPr="00D36D38">
        <w:rPr>
          <w:color w:val="000000"/>
          <w:sz w:val="24"/>
          <w:szCs w:val="24"/>
        </w:rPr>
        <w:t xml:space="preserve"> was used to generate a consensus sequence. The generated consensus sequences from each cluster were subsequently annotated and their identity verified against the </w:t>
      </w:r>
      <w:proofErr w:type="spellStart"/>
      <w:r w:rsidRPr="00D36D38">
        <w:rPr>
          <w:color w:val="000000"/>
          <w:sz w:val="24"/>
          <w:szCs w:val="24"/>
        </w:rPr>
        <w:t>UniProt</w:t>
      </w:r>
      <w:proofErr w:type="spellEnd"/>
      <w:r w:rsidRPr="00D36D38">
        <w:rPr>
          <w:color w:val="000000"/>
          <w:sz w:val="24"/>
          <w:szCs w:val="24"/>
        </w:rPr>
        <w:t xml:space="preserve"> TrEMBL</w:t>
      </w:r>
      <w:r w:rsidRPr="00D36D38">
        <w:rPr>
          <w:color w:val="000000"/>
          <w:sz w:val="24"/>
          <w:szCs w:val="24"/>
          <w:vertAlign w:val="superscript"/>
        </w:rPr>
        <w:t>78</w:t>
      </w:r>
      <w:r w:rsidRPr="00D36D38">
        <w:rPr>
          <w:color w:val="000000"/>
          <w:sz w:val="24"/>
          <w:szCs w:val="24"/>
        </w:rPr>
        <w:t xml:space="preserve"> database. The pairwise identity of sequences within each cluster was measured using </w:t>
      </w:r>
      <w:r w:rsidRPr="00D36D38">
        <w:rPr>
          <w:i/>
          <w:color w:val="000000"/>
          <w:sz w:val="24"/>
          <w:szCs w:val="24"/>
        </w:rPr>
        <w:t>CLUSTAL</w:t>
      </w:r>
      <w:r w:rsidRPr="00D36D38">
        <w:rPr>
          <w:color w:val="000000"/>
          <w:sz w:val="24"/>
          <w:szCs w:val="24"/>
          <w:vertAlign w:val="superscript"/>
        </w:rPr>
        <w:t>79</w:t>
      </w:r>
      <w:r w:rsidRPr="00D36D38">
        <w:rPr>
          <w:color w:val="000000"/>
          <w:sz w:val="24"/>
          <w:szCs w:val="24"/>
        </w:rPr>
        <w:t xml:space="preserve"> ‘</w:t>
      </w:r>
      <w:proofErr w:type="spellStart"/>
      <w:r w:rsidRPr="00D36D38">
        <w:rPr>
          <w:color w:val="000000"/>
          <w:sz w:val="24"/>
          <w:szCs w:val="24"/>
        </w:rPr>
        <w:t>distmat</w:t>
      </w:r>
      <w:proofErr w:type="spellEnd"/>
      <w:r w:rsidRPr="00D36D38">
        <w:rPr>
          <w:color w:val="000000"/>
          <w:sz w:val="24"/>
          <w:szCs w:val="24"/>
        </w:rPr>
        <w:t xml:space="preserve">’ option with the ‘–percent-id’. The unassigned clusters summary statistics and </w:t>
      </w:r>
      <w:proofErr w:type="spellStart"/>
      <w:r w:rsidRPr="00D36D38">
        <w:rPr>
          <w:color w:val="000000"/>
          <w:sz w:val="24"/>
          <w:szCs w:val="24"/>
        </w:rPr>
        <w:t>Uniprot</w:t>
      </w:r>
      <w:proofErr w:type="spellEnd"/>
      <w:r w:rsidRPr="00D36D38">
        <w:rPr>
          <w:color w:val="000000"/>
          <w:sz w:val="24"/>
          <w:szCs w:val="24"/>
        </w:rPr>
        <w:t xml:space="preserve"> matches can be retrieved on </w:t>
      </w:r>
      <w:proofErr w:type="spellStart"/>
      <w:r w:rsidRPr="00D36D38">
        <w:rPr>
          <w:color w:val="000000"/>
          <w:sz w:val="24"/>
          <w:szCs w:val="24"/>
        </w:rPr>
        <w:t>Zenodo</w:t>
      </w:r>
      <w:proofErr w:type="spellEnd"/>
      <w:r w:rsidRPr="00D36D38">
        <w:rPr>
          <w:color w:val="000000"/>
          <w:sz w:val="24"/>
          <w:szCs w:val="24"/>
        </w:rPr>
        <w:t xml:space="preserve">, </w:t>
      </w:r>
      <w:r w:rsidRPr="00D36D38">
        <w:rPr>
          <w:color w:val="000000"/>
          <w:sz w:val="24"/>
          <w:szCs w:val="24"/>
        </w:rPr>
        <w:lastRenderedPageBreak/>
        <w:t>in the Data/ folder under the names ‘</w:t>
      </w:r>
      <w:proofErr w:type="spellStart"/>
      <w:r w:rsidRPr="00D36D38">
        <w:rPr>
          <w:color w:val="000000"/>
          <w:sz w:val="24"/>
          <w:szCs w:val="24"/>
        </w:rPr>
        <w:t>Unassigned_clusters_stats.tsv</w:t>
      </w:r>
      <w:proofErr w:type="spellEnd"/>
      <w:r w:rsidRPr="00D36D38">
        <w:rPr>
          <w:color w:val="000000"/>
          <w:sz w:val="24"/>
          <w:szCs w:val="24"/>
        </w:rPr>
        <w:t>’, and ‘unassigned_uniprot_matches.txt’.</w:t>
      </w:r>
    </w:p>
    <w:p w14:paraId="2137B9AA" w14:textId="77777777" w:rsidR="00C1497F" w:rsidRPr="00D36D38" w:rsidRDefault="00C1497F">
      <w:pPr>
        <w:pBdr>
          <w:top w:val="nil"/>
          <w:left w:val="nil"/>
          <w:bottom w:val="nil"/>
          <w:right w:val="nil"/>
          <w:between w:val="nil"/>
        </w:pBdr>
        <w:rPr>
          <w:color w:val="000000"/>
          <w:sz w:val="24"/>
          <w:szCs w:val="24"/>
        </w:rPr>
      </w:pPr>
    </w:p>
    <w:p w14:paraId="71DA7BC8" w14:textId="77777777" w:rsidR="00C1497F" w:rsidRPr="00D36D38" w:rsidRDefault="00C1497F">
      <w:pPr>
        <w:pBdr>
          <w:top w:val="nil"/>
          <w:left w:val="nil"/>
          <w:bottom w:val="nil"/>
          <w:right w:val="nil"/>
          <w:between w:val="nil"/>
        </w:pBdr>
        <w:rPr>
          <w:b/>
          <w:color w:val="000000"/>
          <w:sz w:val="24"/>
          <w:szCs w:val="24"/>
        </w:rPr>
      </w:pPr>
    </w:p>
    <w:p w14:paraId="65CB9D5E" w14:textId="77777777" w:rsidR="00C1497F" w:rsidRPr="00D36D38" w:rsidRDefault="00393347">
      <w:pPr>
        <w:spacing w:before="120" w:after="120"/>
        <w:rPr>
          <w:b/>
          <w:sz w:val="24"/>
          <w:szCs w:val="24"/>
        </w:rPr>
      </w:pPr>
      <w:r w:rsidRPr="00D36D38">
        <w:rPr>
          <w:b/>
          <w:sz w:val="24"/>
          <w:szCs w:val="24"/>
        </w:rPr>
        <w:t>References</w:t>
      </w:r>
    </w:p>
    <w:p w14:paraId="4F6106C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 xml:space="preserve"> 1.</w:t>
      </w:r>
      <w:r w:rsidRPr="00D36D38">
        <w:rPr>
          <w:color w:val="000000"/>
        </w:rPr>
        <w:tab/>
      </w:r>
      <w:proofErr w:type="spellStart"/>
      <w:r w:rsidRPr="00D36D38">
        <w:rPr>
          <w:color w:val="000000"/>
        </w:rPr>
        <w:t>Pörtner</w:t>
      </w:r>
      <w:proofErr w:type="spellEnd"/>
      <w:r w:rsidRPr="00D36D38">
        <w:rPr>
          <w:color w:val="000000"/>
        </w:rPr>
        <w:t xml:space="preserve">, H.-O. </w:t>
      </w:r>
      <w:r w:rsidRPr="00D36D38">
        <w:rPr>
          <w:i/>
          <w:color w:val="000000"/>
        </w:rPr>
        <w:t>et al.</w:t>
      </w:r>
      <w:r w:rsidRPr="00D36D38">
        <w:rPr>
          <w:color w:val="000000"/>
        </w:rPr>
        <w:t xml:space="preserve"> IPCC special report on the ocean and cryosphere in a changing climate. </w:t>
      </w:r>
      <w:r w:rsidRPr="00D36D38">
        <w:rPr>
          <w:i/>
          <w:color w:val="000000"/>
        </w:rPr>
        <w:t xml:space="preserve">IPCC </w:t>
      </w:r>
      <w:proofErr w:type="spellStart"/>
      <w:r w:rsidRPr="00D36D38">
        <w:rPr>
          <w:i/>
          <w:color w:val="000000"/>
        </w:rPr>
        <w:t>Intergov</w:t>
      </w:r>
      <w:proofErr w:type="spellEnd"/>
      <w:r w:rsidRPr="00D36D38">
        <w:rPr>
          <w:i/>
          <w:color w:val="000000"/>
        </w:rPr>
        <w:t xml:space="preserve">. Panel </w:t>
      </w:r>
      <w:proofErr w:type="spellStart"/>
      <w:r w:rsidRPr="00D36D38">
        <w:rPr>
          <w:i/>
          <w:color w:val="000000"/>
        </w:rPr>
        <w:t>Clim</w:t>
      </w:r>
      <w:proofErr w:type="spellEnd"/>
      <w:r w:rsidRPr="00D36D38">
        <w:rPr>
          <w:i/>
          <w:color w:val="000000"/>
        </w:rPr>
        <w:t>. Change IPCC</w:t>
      </w:r>
      <w:r w:rsidRPr="00D36D38">
        <w:rPr>
          <w:color w:val="000000"/>
        </w:rPr>
        <w:t xml:space="preserve"> (2019).</w:t>
      </w:r>
    </w:p>
    <w:p w14:paraId="584DBBC9"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w:t>
      </w:r>
      <w:r w:rsidRPr="00D36D38">
        <w:rPr>
          <w:color w:val="000000"/>
        </w:rPr>
        <w:tab/>
        <w:t xml:space="preserve">Jansson, J. K. &amp; </w:t>
      </w:r>
      <w:proofErr w:type="spellStart"/>
      <w:r w:rsidRPr="00D36D38">
        <w:rPr>
          <w:color w:val="000000"/>
        </w:rPr>
        <w:t>Taş</w:t>
      </w:r>
      <w:proofErr w:type="spellEnd"/>
      <w:r w:rsidRPr="00D36D38">
        <w:rPr>
          <w:color w:val="000000"/>
        </w:rPr>
        <w:t xml:space="preserve">, N. The microbial ecology of permafrost. </w:t>
      </w:r>
      <w:r w:rsidRPr="00D36D38">
        <w:rPr>
          <w:i/>
          <w:color w:val="000000"/>
        </w:rPr>
        <w:t xml:space="preserve">Nat. Rev.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12</w:t>
      </w:r>
      <w:r w:rsidRPr="00D36D38">
        <w:rPr>
          <w:color w:val="000000"/>
        </w:rPr>
        <w:t>, 414–425 (2014).</w:t>
      </w:r>
    </w:p>
    <w:p w14:paraId="3929F06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w:t>
      </w:r>
      <w:r w:rsidRPr="00D36D38">
        <w:rPr>
          <w:color w:val="000000"/>
        </w:rPr>
        <w:tab/>
      </w:r>
      <w:proofErr w:type="spellStart"/>
      <w:r w:rsidRPr="00D36D38">
        <w:rPr>
          <w:color w:val="000000"/>
        </w:rPr>
        <w:t>Anesio</w:t>
      </w:r>
      <w:proofErr w:type="spellEnd"/>
      <w:r w:rsidRPr="00D36D38">
        <w:rPr>
          <w:color w:val="000000"/>
        </w:rPr>
        <w:t xml:space="preserve">, A. M., Lutz, S., </w:t>
      </w:r>
      <w:proofErr w:type="spellStart"/>
      <w:r w:rsidRPr="00D36D38">
        <w:rPr>
          <w:color w:val="000000"/>
        </w:rPr>
        <w:t>Chrismas</w:t>
      </w:r>
      <w:proofErr w:type="spellEnd"/>
      <w:r w:rsidRPr="00D36D38">
        <w:rPr>
          <w:color w:val="000000"/>
        </w:rPr>
        <w:t xml:space="preserve">, N. A. M. &amp; Benning, L. G. The microbiome of glaciers and ice sheets. </w:t>
      </w:r>
      <w:proofErr w:type="spellStart"/>
      <w:r w:rsidRPr="00D36D38">
        <w:rPr>
          <w:i/>
          <w:color w:val="000000"/>
        </w:rPr>
        <w:t>Npj</w:t>
      </w:r>
      <w:proofErr w:type="spellEnd"/>
      <w:r w:rsidRPr="00D36D38">
        <w:rPr>
          <w:i/>
          <w:color w:val="000000"/>
        </w:rPr>
        <w:t xml:space="preserve"> Biofilms Microbiomes</w:t>
      </w:r>
      <w:r w:rsidRPr="00D36D38">
        <w:rPr>
          <w:color w:val="000000"/>
        </w:rPr>
        <w:t xml:space="preserve"> </w:t>
      </w:r>
      <w:r w:rsidRPr="00D36D38">
        <w:rPr>
          <w:b/>
          <w:color w:val="000000"/>
        </w:rPr>
        <w:t>3</w:t>
      </w:r>
      <w:r w:rsidRPr="00D36D38">
        <w:rPr>
          <w:color w:val="000000"/>
        </w:rPr>
        <w:t>, 1–11 (2017).</w:t>
      </w:r>
    </w:p>
    <w:p w14:paraId="18F865D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w:t>
      </w:r>
      <w:r w:rsidRPr="00D36D38">
        <w:rPr>
          <w:color w:val="000000"/>
        </w:rPr>
        <w:tab/>
      </w:r>
      <w:proofErr w:type="spellStart"/>
      <w:r w:rsidRPr="00D36D38">
        <w:rPr>
          <w:color w:val="000000"/>
        </w:rPr>
        <w:t>Cavicchioli</w:t>
      </w:r>
      <w:proofErr w:type="spellEnd"/>
      <w:r w:rsidRPr="00D36D38">
        <w:rPr>
          <w:color w:val="000000"/>
        </w:rPr>
        <w:t xml:space="preserve">, R. </w:t>
      </w:r>
      <w:r w:rsidRPr="00D36D38">
        <w:rPr>
          <w:i/>
          <w:color w:val="000000"/>
        </w:rPr>
        <w:t>et al.</w:t>
      </w:r>
      <w:r w:rsidRPr="00D36D38">
        <w:rPr>
          <w:color w:val="000000"/>
        </w:rPr>
        <w:t xml:space="preserve"> Scientists’ warning to humanity: microorganisms and climate change. </w:t>
      </w:r>
      <w:r w:rsidRPr="00D36D38">
        <w:rPr>
          <w:i/>
          <w:color w:val="000000"/>
        </w:rPr>
        <w:t xml:space="preserve">Nat. Rev.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17</w:t>
      </w:r>
      <w:r w:rsidRPr="00D36D38">
        <w:rPr>
          <w:color w:val="000000"/>
        </w:rPr>
        <w:t>, 569–586 (2019).</w:t>
      </w:r>
    </w:p>
    <w:p w14:paraId="0C682C2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w:t>
      </w:r>
      <w:r w:rsidRPr="00D36D38">
        <w:rPr>
          <w:color w:val="000000"/>
        </w:rPr>
        <w:tab/>
      </w:r>
      <w:proofErr w:type="spellStart"/>
      <w:r w:rsidRPr="00D36D38">
        <w:rPr>
          <w:color w:val="000000"/>
        </w:rPr>
        <w:t>Nayfach</w:t>
      </w:r>
      <w:proofErr w:type="spellEnd"/>
      <w:r w:rsidRPr="00D36D38">
        <w:rPr>
          <w:color w:val="000000"/>
        </w:rPr>
        <w:t xml:space="preserve">, S. </w:t>
      </w:r>
      <w:r w:rsidRPr="00D36D38">
        <w:rPr>
          <w:i/>
          <w:color w:val="000000"/>
        </w:rPr>
        <w:t>et al.</w:t>
      </w:r>
      <w:r w:rsidRPr="00D36D38">
        <w:rPr>
          <w:color w:val="000000"/>
        </w:rPr>
        <w:t xml:space="preserve"> A genomic </w:t>
      </w:r>
      <w:proofErr w:type="spellStart"/>
      <w:r w:rsidRPr="00D36D38">
        <w:rPr>
          <w:color w:val="000000"/>
        </w:rPr>
        <w:t>catalog</w:t>
      </w:r>
      <w:proofErr w:type="spellEnd"/>
      <w:r w:rsidRPr="00D36D38">
        <w:rPr>
          <w:color w:val="000000"/>
        </w:rPr>
        <w:t xml:space="preserve"> of Earth’s microbiomes. </w:t>
      </w:r>
      <w:r w:rsidRPr="00D36D38">
        <w:rPr>
          <w:i/>
          <w:color w:val="000000"/>
        </w:rPr>
        <w:t xml:space="preserve">Nat. </w:t>
      </w:r>
      <w:proofErr w:type="spellStart"/>
      <w:r w:rsidRPr="00D36D38">
        <w:rPr>
          <w:i/>
          <w:color w:val="000000"/>
        </w:rPr>
        <w:t>Biotechnol</w:t>
      </w:r>
      <w:proofErr w:type="spellEnd"/>
      <w:r w:rsidRPr="00D36D38">
        <w:rPr>
          <w:i/>
          <w:color w:val="000000"/>
        </w:rPr>
        <w:t>.</w:t>
      </w:r>
      <w:r w:rsidRPr="00D36D38">
        <w:rPr>
          <w:color w:val="000000"/>
        </w:rPr>
        <w:t xml:space="preserve"> </w:t>
      </w:r>
      <w:r w:rsidRPr="00D36D38">
        <w:rPr>
          <w:b/>
          <w:color w:val="000000"/>
        </w:rPr>
        <w:t>39</w:t>
      </w:r>
      <w:r w:rsidRPr="00D36D38">
        <w:rPr>
          <w:color w:val="000000"/>
        </w:rPr>
        <w:t>, 499–509 (2021).</w:t>
      </w:r>
    </w:p>
    <w:p w14:paraId="13725A04"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w:t>
      </w:r>
      <w:r w:rsidRPr="00D36D38">
        <w:rPr>
          <w:color w:val="000000"/>
        </w:rPr>
        <w:tab/>
      </w:r>
      <w:proofErr w:type="spellStart"/>
      <w:r w:rsidRPr="00D36D38">
        <w:rPr>
          <w:color w:val="000000"/>
        </w:rPr>
        <w:t>Boetius</w:t>
      </w:r>
      <w:proofErr w:type="spellEnd"/>
      <w:r w:rsidRPr="00D36D38">
        <w:rPr>
          <w:color w:val="000000"/>
        </w:rPr>
        <w:t xml:space="preserve">, A., </w:t>
      </w:r>
      <w:proofErr w:type="spellStart"/>
      <w:r w:rsidRPr="00D36D38">
        <w:rPr>
          <w:color w:val="000000"/>
        </w:rPr>
        <w:t>Anesio</w:t>
      </w:r>
      <w:proofErr w:type="spellEnd"/>
      <w:r w:rsidRPr="00D36D38">
        <w:rPr>
          <w:color w:val="000000"/>
        </w:rPr>
        <w:t xml:space="preserve">, A. M., Deming, J. W., </w:t>
      </w:r>
      <w:proofErr w:type="spellStart"/>
      <w:r w:rsidRPr="00D36D38">
        <w:rPr>
          <w:color w:val="000000"/>
        </w:rPr>
        <w:t>Mikucki</w:t>
      </w:r>
      <w:proofErr w:type="spellEnd"/>
      <w:r w:rsidRPr="00D36D38">
        <w:rPr>
          <w:color w:val="000000"/>
        </w:rPr>
        <w:t xml:space="preserve">, J. A. &amp; Rapp, J. Z. Microbial ecology of the cryosphere: sea ice and glacial habitats. </w:t>
      </w:r>
      <w:r w:rsidRPr="00D36D38">
        <w:rPr>
          <w:i/>
          <w:color w:val="000000"/>
        </w:rPr>
        <w:t xml:space="preserve">Nat. Rev.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13</w:t>
      </w:r>
      <w:r w:rsidRPr="00D36D38">
        <w:rPr>
          <w:color w:val="000000"/>
        </w:rPr>
        <w:t>, 677–690 (2015).</w:t>
      </w:r>
    </w:p>
    <w:p w14:paraId="24F4056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w:t>
      </w:r>
      <w:r w:rsidRPr="00D36D38">
        <w:rPr>
          <w:color w:val="000000"/>
        </w:rPr>
        <w:tab/>
        <w:t xml:space="preserve">Fountain, A. G. </w:t>
      </w:r>
      <w:r w:rsidRPr="00D36D38">
        <w:rPr>
          <w:i/>
          <w:color w:val="000000"/>
        </w:rPr>
        <w:t>et al.</w:t>
      </w:r>
      <w:r w:rsidRPr="00D36D38">
        <w:rPr>
          <w:color w:val="000000"/>
        </w:rPr>
        <w:t xml:space="preserve"> The Disappearing Cryosphere: Impacts and Ecosystem Responses to Rapid Cryosphere Loss. </w:t>
      </w:r>
      <w:proofErr w:type="spellStart"/>
      <w:r w:rsidRPr="00D36D38">
        <w:rPr>
          <w:i/>
          <w:color w:val="000000"/>
        </w:rPr>
        <w:t>BioScience</w:t>
      </w:r>
      <w:proofErr w:type="spellEnd"/>
      <w:r w:rsidRPr="00D36D38">
        <w:rPr>
          <w:color w:val="000000"/>
        </w:rPr>
        <w:t xml:space="preserve"> </w:t>
      </w:r>
      <w:r w:rsidRPr="00D36D38">
        <w:rPr>
          <w:b/>
          <w:color w:val="000000"/>
        </w:rPr>
        <w:t>62</w:t>
      </w:r>
      <w:r w:rsidRPr="00D36D38">
        <w:rPr>
          <w:color w:val="000000"/>
        </w:rPr>
        <w:t>, 405–415 (2012).</w:t>
      </w:r>
    </w:p>
    <w:p w14:paraId="407EF70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8.</w:t>
      </w:r>
      <w:r w:rsidRPr="00D36D38">
        <w:rPr>
          <w:color w:val="000000"/>
        </w:rPr>
        <w:tab/>
        <w:t xml:space="preserve">Thompson, L. R. </w:t>
      </w:r>
      <w:r w:rsidRPr="00D36D38">
        <w:rPr>
          <w:i/>
          <w:color w:val="000000"/>
        </w:rPr>
        <w:t>et al.</w:t>
      </w:r>
      <w:r w:rsidRPr="00D36D38">
        <w:rPr>
          <w:color w:val="000000"/>
        </w:rPr>
        <w:t xml:space="preserve"> A communal catalogue reveals Earth’s multiscale microbial diversity. </w:t>
      </w:r>
      <w:r w:rsidRPr="00D36D38">
        <w:rPr>
          <w:i/>
          <w:color w:val="000000"/>
        </w:rPr>
        <w:t>Nature</w:t>
      </w:r>
      <w:r w:rsidRPr="00D36D38">
        <w:rPr>
          <w:color w:val="000000"/>
        </w:rPr>
        <w:t xml:space="preserve"> </w:t>
      </w:r>
      <w:r w:rsidRPr="00D36D38">
        <w:rPr>
          <w:b/>
          <w:color w:val="000000"/>
        </w:rPr>
        <w:t>551</w:t>
      </w:r>
      <w:r w:rsidRPr="00D36D38">
        <w:rPr>
          <w:color w:val="000000"/>
        </w:rPr>
        <w:t>, 457–463 (2017).</w:t>
      </w:r>
    </w:p>
    <w:p w14:paraId="61D6FE5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9.</w:t>
      </w:r>
      <w:r w:rsidRPr="00D36D38">
        <w:rPr>
          <w:color w:val="000000"/>
        </w:rPr>
        <w:tab/>
      </w:r>
      <w:proofErr w:type="spellStart"/>
      <w:r w:rsidRPr="00D36D38">
        <w:rPr>
          <w:color w:val="000000"/>
        </w:rPr>
        <w:t>Goordial</w:t>
      </w:r>
      <w:proofErr w:type="spellEnd"/>
      <w:r w:rsidRPr="00D36D38">
        <w:rPr>
          <w:color w:val="000000"/>
        </w:rPr>
        <w:t xml:space="preserve">, J. </w:t>
      </w:r>
      <w:proofErr w:type="spellStart"/>
      <w:r w:rsidRPr="00D36D38">
        <w:rPr>
          <w:color w:val="000000"/>
        </w:rPr>
        <w:t>Cryomicrobial</w:t>
      </w:r>
      <w:proofErr w:type="spellEnd"/>
      <w:r w:rsidRPr="00D36D38">
        <w:rPr>
          <w:color w:val="000000"/>
        </w:rPr>
        <w:t xml:space="preserve"> Ecology: Still Much </w:t>
      </w:r>
      <w:proofErr w:type="gramStart"/>
      <w:r w:rsidRPr="00D36D38">
        <w:rPr>
          <w:color w:val="000000"/>
        </w:rPr>
        <w:t>To</w:t>
      </w:r>
      <w:proofErr w:type="gramEnd"/>
      <w:r w:rsidRPr="00D36D38">
        <w:rPr>
          <w:color w:val="000000"/>
        </w:rPr>
        <w:t xml:space="preserve"> Learn about Life Left Out in the Cold. </w:t>
      </w:r>
      <w:proofErr w:type="spellStart"/>
      <w:r w:rsidRPr="00D36D38">
        <w:rPr>
          <w:i/>
          <w:color w:val="000000"/>
        </w:rPr>
        <w:t>mSystems</w:t>
      </w:r>
      <w:proofErr w:type="spellEnd"/>
      <w:r w:rsidRPr="00D36D38">
        <w:rPr>
          <w:color w:val="000000"/>
        </w:rPr>
        <w:t xml:space="preserve"> </w:t>
      </w:r>
      <w:r w:rsidRPr="00D36D38">
        <w:rPr>
          <w:b/>
          <w:color w:val="000000"/>
        </w:rPr>
        <w:t>6</w:t>
      </w:r>
      <w:r w:rsidRPr="00D36D38">
        <w:rPr>
          <w:color w:val="000000"/>
        </w:rPr>
        <w:t>, e00852-21 (2021).</w:t>
      </w:r>
    </w:p>
    <w:p w14:paraId="0FE817B1"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10.</w:t>
      </w:r>
      <w:r w:rsidRPr="00D36D38">
        <w:rPr>
          <w:color w:val="000000"/>
        </w:rPr>
        <w:tab/>
        <w:t xml:space="preserve">Merino, N. </w:t>
      </w:r>
      <w:r w:rsidRPr="00D36D38">
        <w:rPr>
          <w:i/>
          <w:color w:val="000000"/>
        </w:rPr>
        <w:t>et al.</w:t>
      </w:r>
      <w:r w:rsidRPr="00D36D38">
        <w:rPr>
          <w:color w:val="000000"/>
        </w:rPr>
        <w:t xml:space="preserve"> Living at the Extremes: Extremophiles and the Limits of Life in a Planetary Context. </w:t>
      </w:r>
      <w:r w:rsidRPr="00D36D38">
        <w:rPr>
          <w:i/>
          <w:color w:val="000000"/>
        </w:rPr>
        <w:t xml:space="preserve">Front.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10</w:t>
      </w:r>
      <w:r w:rsidRPr="00D36D38">
        <w:rPr>
          <w:color w:val="000000"/>
        </w:rPr>
        <w:t>, 780 (2019).</w:t>
      </w:r>
    </w:p>
    <w:p w14:paraId="55E18ABC"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11.</w:t>
      </w:r>
      <w:r w:rsidRPr="00D36D38">
        <w:rPr>
          <w:color w:val="000000"/>
        </w:rPr>
        <w:tab/>
        <w:t xml:space="preserve">Feller, G. &amp; </w:t>
      </w:r>
      <w:proofErr w:type="spellStart"/>
      <w:r w:rsidRPr="00D36D38">
        <w:rPr>
          <w:color w:val="000000"/>
        </w:rPr>
        <w:t>Gerday</w:t>
      </w:r>
      <w:proofErr w:type="spellEnd"/>
      <w:r w:rsidRPr="00D36D38">
        <w:rPr>
          <w:color w:val="000000"/>
        </w:rPr>
        <w:t xml:space="preserve">, C. Psychrophilic enzymes: hot topics in cold adaptation. </w:t>
      </w:r>
      <w:r w:rsidRPr="00D36D38">
        <w:rPr>
          <w:i/>
          <w:color w:val="000000"/>
        </w:rPr>
        <w:t xml:space="preserve">Nat. Rev.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w:t>
      </w:r>
      <w:r w:rsidRPr="00D36D38">
        <w:rPr>
          <w:color w:val="000000"/>
        </w:rPr>
        <w:t>, 200–208 (2003).</w:t>
      </w:r>
    </w:p>
    <w:p w14:paraId="4894394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12.</w:t>
      </w:r>
      <w:r w:rsidRPr="00D36D38">
        <w:rPr>
          <w:color w:val="000000"/>
        </w:rPr>
        <w:tab/>
        <w:t xml:space="preserve">Bowman, J. P. Genomics of Psychrophilic Bacteria and Archaea. in </w:t>
      </w:r>
      <w:r w:rsidRPr="00D36D38">
        <w:rPr>
          <w:i/>
          <w:color w:val="000000"/>
        </w:rPr>
        <w:t>Psychrophiles: From Biodiversity to Biotechnology</w:t>
      </w:r>
      <w:r w:rsidRPr="00D36D38">
        <w:rPr>
          <w:color w:val="000000"/>
        </w:rPr>
        <w:t xml:space="preserve"> (ed. </w:t>
      </w:r>
      <w:proofErr w:type="spellStart"/>
      <w:r w:rsidRPr="00D36D38">
        <w:rPr>
          <w:color w:val="000000"/>
        </w:rPr>
        <w:t>Margesin</w:t>
      </w:r>
      <w:proofErr w:type="spellEnd"/>
      <w:r w:rsidRPr="00D36D38">
        <w:rPr>
          <w:color w:val="000000"/>
        </w:rPr>
        <w:t>, R.) 345–387 (Springer International Publishing, 2017). doi:10.1007/978-3-319-57057-0_15.</w:t>
      </w:r>
    </w:p>
    <w:p w14:paraId="7966DAC5"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13.</w:t>
      </w:r>
      <w:r w:rsidRPr="00D36D38">
        <w:rPr>
          <w:color w:val="000000"/>
        </w:rPr>
        <w:tab/>
        <w:t xml:space="preserve">D’Amico, S. </w:t>
      </w:r>
      <w:r w:rsidRPr="00D36D38">
        <w:rPr>
          <w:i/>
          <w:color w:val="000000"/>
        </w:rPr>
        <w:t>et al.</w:t>
      </w:r>
      <w:r w:rsidRPr="00D36D38">
        <w:rPr>
          <w:color w:val="000000"/>
        </w:rPr>
        <w:t xml:space="preserve"> Psychrophilic microorganisms: challenges for life. </w:t>
      </w:r>
      <w:r w:rsidRPr="00D36D38">
        <w:rPr>
          <w:i/>
          <w:color w:val="000000"/>
        </w:rPr>
        <w:t>EMBO Rep.</w:t>
      </w:r>
      <w:r w:rsidRPr="00D36D38">
        <w:rPr>
          <w:color w:val="000000"/>
        </w:rPr>
        <w:t xml:space="preserve"> </w:t>
      </w:r>
      <w:r w:rsidRPr="00D36D38">
        <w:rPr>
          <w:b/>
          <w:color w:val="000000"/>
        </w:rPr>
        <w:t>7</w:t>
      </w:r>
      <w:r w:rsidRPr="00D36D38">
        <w:rPr>
          <w:color w:val="000000"/>
        </w:rPr>
        <w:t>, 385–389 (2006).</w:t>
      </w:r>
    </w:p>
    <w:p w14:paraId="79E3A05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14.</w:t>
      </w:r>
      <w:r w:rsidRPr="00D36D38">
        <w:rPr>
          <w:color w:val="000000"/>
        </w:rPr>
        <w:tab/>
        <w:t xml:space="preserve">Tripathi, B. M. </w:t>
      </w:r>
      <w:r w:rsidRPr="00D36D38">
        <w:rPr>
          <w:i/>
          <w:color w:val="000000"/>
        </w:rPr>
        <w:t>et al.</w:t>
      </w:r>
      <w:r w:rsidRPr="00D36D38">
        <w:rPr>
          <w:color w:val="000000"/>
        </w:rPr>
        <w:t xml:space="preserve"> Variations in bacterial and archaeal communities along depth profiles of Alaskan soil cores. </w:t>
      </w:r>
      <w:r w:rsidRPr="00D36D38">
        <w:rPr>
          <w:i/>
          <w:color w:val="000000"/>
        </w:rPr>
        <w:t>Sci. Rep.</w:t>
      </w:r>
      <w:r w:rsidRPr="00D36D38">
        <w:rPr>
          <w:color w:val="000000"/>
        </w:rPr>
        <w:t xml:space="preserve"> </w:t>
      </w:r>
      <w:r w:rsidRPr="00D36D38">
        <w:rPr>
          <w:b/>
          <w:color w:val="000000"/>
        </w:rPr>
        <w:t>8</w:t>
      </w:r>
      <w:r w:rsidRPr="00D36D38">
        <w:rPr>
          <w:color w:val="000000"/>
        </w:rPr>
        <w:t>, 504 (2018).</w:t>
      </w:r>
    </w:p>
    <w:p w14:paraId="2C8A1ADE"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15.</w:t>
      </w:r>
      <w:r w:rsidRPr="00D36D38">
        <w:rPr>
          <w:color w:val="000000"/>
        </w:rPr>
        <w:tab/>
      </w:r>
      <w:proofErr w:type="spellStart"/>
      <w:r w:rsidRPr="00D36D38">
        <w:rPr>
          <w:color w:val="000000"/>
        </w:rPr>
        <w:t>Caporaso</w:t>
      </w:r>
      <w:proofErr w:type="spellEnd"/>
      <w:r w:rsidRPr="00D36D38">
        <w:rPr>
          <w:color w:val="000000"/>
        </w:rPr>
        <w:t xml:space="preserve">, J. G. </w:t>
      </w:r>
      <w:r w:rsidRPr="00D36D38">
        <w:rPr>
          <w:i/>
          <w:color w:val="000000"/>
        </w:rPr>
        <w:t>et al.</w:t>
      </w:r>
      <w:r w:rsidRPr="00D36D38">
        <w:rPr>
          <w:color w:val="000000"/>
        </w:rPr>
        <w:t xml:space="preserve"> Ultra-high-throughput microbial community analysis on the Illumina </w:t>
      </w:r>
      <w:proofErr w:type="spellStart"/>
      <w:r w:rsidRPr="00D36D38">
        <w:rPr>
          <w:color w:val="000000"/>
        </w:rPr>
        <w:t>HiSeq</w:t>
      </w:r>
      <w:proofErr w:type="spellEnd"/>
      <w:r w:rsidRPr="00D36D38">
        <w:rPr>
          <w:color w:val="000000"/>
        </w:rPr>
        <w:t xml:space="preserve"> and </w:t>
      </w:r>
      <w:proofErr w:type="spellStart"/>
      <w:r w:rsidRPr="00D36D38">
        <w:rPr>
          <w:color w:val="000000"/>
        </w:rPr>
        <w:t>MiSeq</w:t>
      </w:r>
      <w:proofErr w:type="spellEnd"/>
      <w:r w:rsidRPr="00D36D38">
        <w:rPr>
          <w:color w:val="000000"/>
        </w:rPr>
        <w:t xml:space="preserve"> platforms. </w:t>
      </w:r>
      <w:r w:rsidRPr="00D36D38">
        <w:rPr>
          <w:i/>
          <w:color w:val="000000"/>
        </w:rPr>
        <w:t>ISME J.</w:t>
      </w:r>
      <w:r w:rsidRPr="00D36D38">
        <w:rPr>
          <w:color w:val="000000"/>
        </w:rPr>
        <w:t xml:space="preserve"> </w:t>
      </w:r>
      <w:r w:rsidRPr="00D36D38">
        <w:rPr>
          <w:b/>
          <w:color w:val="000000"/>
        </w:rPr>
        <w:t>6</w:t>
      </w:r>
      <w:r w:rsidRPr="00D36D38">
        <w:rPr>
          <w:color w:val="000000"/>
        </w:rPr>
        <w:t>, 1621–1624 (2012).</w:t>
      </w:r>
    </w:p>
    <w:p w14:paraId="49358F9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16.</w:t>
      </w:r>
      <w:r w:rsidRPr="00D36D38">
        <w:rPr>
          <w:color w:val="000000"/>
        </w:rPr>
        <w:tab/>
      </w:r>
      <w:proofErr w:type="spellStart"/>
      <w:r w:rsidRPr="00D36D38">
        <w:rPr>
          <w:color w:val="000000"/>
        </w:rPr>
        <w:t>Klindworth</w:t>
      </w:r>
      <w:proofErr w:type="spellEnd"/>
      <w:r w:rsidRPr="00D36D38">
        <w:rPr>
          <w:color w:val="000000"/>
        </w:rPr>
        <w:t xml:space="preserve">, A. </w:t>
      </w:r>
      <w:r w:rsidRPr="00D36D38">
        <w:rPr>
          <w:i/>
          <w:color w:val="000000"/>
        </w:rPr>
        <w:t>et al.</w:t>
      </w:r>
      <w:r w:rsidRPr="00D36D38">
        <w:rPr>
          <w:color w:val="000000"/>
        </w:rPr>
        <w:t xml:space="preserve"> Evaluation of general 16S ribosomal RNA gene PCR primers for classical and next-generation sequencing-based diversity studies. </w:t>
      </w:r>
      <w:r w:rsidRPr="00D36D38">
        <w:rPr>
          <w:i/>
          <w:color w:val="000000"/>
        </w:rPr>
        <w:t>Nucleic Acids Res.</w:t>
      </w:r>
      <w:r w:rsidRPr="00D36D38">
        <w:rPr>
          <w:color w:val="000000"/>
        </w:rPr>
        <w:t xml:space="preserve"> </w:t>
      </w:r>
      <w:r w:rsidRPr="00D36D38">
        <w:rPr>
          <w:b/>
          <w:color w:val="000000"/>
        </w:rPr>
        <w:t>41</w:t>
      </w:r>
      <w:r w:rsidRPr="00D36D38">
        <w:rPr>
          <w:color w:val="000000"/>
        </w:rPr>
        <w:t>, e1–e1 (2013).</w:t>
      </w:r>
    </w:p>
    <w:p w14:paraId="26D25EA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17.</w:t>
      </w:r>
      <w:r w:rsidRPr="00D36D38">
        <w:rPr>
          <w:color w:val="000000"/>
        </w:rPr>
        <w:tab/>
        <w:t>Dini-</w:t>
      </w:r>
      <w:proofErr w:type="spellStart"/>
      <w:r w:rsidRPr="00D36D38">
        <w:rPr>
          <w:color w:val="000000"/>
        </w:rPr>
        <w:t>Andreote</w:t>
      </w:r>
      <w:proofErr w:type="spellEnd"/>
      <w:r w:rsidRPr="00D36D38">
        <w:rPr>
          <w:color w:val="000000"/>
        </w:rPr>
        <w:t xml:space="preserve">, F., </w:t>
      </w:r>
      <w:proofErr w:type="spellStart"/>
      <w:r w:rsidRPr="00D36D38">
        <w:rPr>
          <w:color w:val="000000"/>
        </w:rPr>
        <w:t>Stegen</w:t>
      </w:r>
      <w:proofErr w:type="spellEnd"/>
      <w:r w:rsidRPr="00D36D38">
        <w:rPr>
          <w:color w:val="000000"/>
        </w:rPr>
        <w:t xml:space="preserve">, J. C., </w:t>
      </w:r>
      <w:proofErr w:type="spellStart"/>
      <w:r w:rsidRPr="00D36D38">
        <w:rPr>
          <w:color w:val="000000"/>
        </w:rPr>
        <w:t>Elsas</w:t>
      </w:r>
      <w:proofErr w:type="spellEnd"/>
      <w:r w:rsidRPr="00D36D38">
        <w:rPr>
          <w:color w:val="000000"/>
        </w:rPr>
        <w:t xml:space="preserve">, J. D. van &amp; Salles, J. F. Disentangling mechanisms that mediate the balance between stochastic and deterministic processes in microbial succession. </w:t>
      </w:r>
      <w:r w:rsidRPr="00D36D38">
        <w:rPr>
          <w:i/>
          <w:color w:val="000000"/>
        </w:rPr>
        <w:t>Proc. Natl. Acad. Sci.</w:t>
      </w:r>
      <w:r w:rsidRPr="00D36D38">
        <w:rPr>
          <w:color w:val="000000"/>
        </w:rPr>
        <w:t xml:space="preserve"> </w:t>
      </w:r>
      <w:r w:rsidRPr="00D36D38">
        <w:rPr>
          <w:b/>
          <w:color w:val="000000"/>
        </w:rPr>
        <w:t>112</w:t>
      </w:r>
      <w:r w:rsidRPr="00D36D38">
        <w:rPr>
          <w:color w:val="000000"/>
        </w:rPr>
        <w:t>, E1326–E1332 (2015).</w:t>
      </w:r>
    </w:p>
    <w:p w14:paraId="6F855154"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18.</w:t>
      </w:r>
      <w:r w:rsidRPr="00D36D38">
        <w:rPr>
          <w:color w:val="000000"/>
        </w:rPr>
        <w:tab/>
        <w:t>Influence of tree shape and evolutionary time‐scale on phylogenetic diversity metrics. doi:10.1111/ecog.01694.</w:t>
      </w:r>
    </w:p>
    <w:p w14:paraId="688DF39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19.</w:t>
      </w:r>
      <w:r w:rsidRPr="00D36D38">
        <w:rPr>
          <w:color w:val="000000"/>
        </w:rPr>
        <w:tab/>
        <w:t xml:space="preserve">Hwang, K., Choe, H., Nasir, A. &amp; Kim, K. M. Complete genome of </w:t>
      </w:r>
      <w:proofErr w:type="spellStart"/>
      <w:r w:rsidRPr="00D36D38">
        <w:rPr>
          <w:color w:val="000000"/>
        </w:rPr>
        <w:t>Polaromonas</w:t>
      </w:r>
      <w:proofErr w:type="spellEnd"/>
      <w:r w:rsidRPr="00D36D38">
        <w:rPr>
          <w:color w:val="000000"/>
        </w:rPr>
        <w:t xml:space="preserve"> </w:t>
      </w:r>
      <w:proofErr w:type="spellStart"/>
      <w:r w:rsidRPr="00D36D38">
        <w:rPr>
          <w:color w:val="000000"/>
        </w:rPr>
        <w:t>vacuolata</w:t>
      </w:r>
      <w:proofErr w:type="spellEnd"/>
      <w:r w:rsidRPr="00D36D38">
        <w:rPr>
          <w:color w:val="000000"/>
        </w:rPr>
        <w:t xml:space="preserve"> KCTC 22033T isolated from beneath Antarctic Sea ice. </w:t>
      </w:r>
      <w:r w:rsidRPr="00D36D38">
        <w:rPr>
          <w:i/>
          <w:color w:val="000000"/>
        </w:rPr>
        <w:t>Mar. Genomics</w:t>
      </w:r>
      <w:r w:rsidRPr="00D36D38">
        <w:rPr>
          <w:color w:val="000000"/>
        </w:rPr>
        <w:t xml:space="preserve"> </w:t>
      </w:r>
      <w:r w:rsidRPr="00D36D38">
        <w:rPr>
          <w:b/>
          <w:color w:val="000000"/>
        </w:rPr>
        <w:t>55</w:t>
      </w:r>
      <w:r w:rsidRPr="00D36D38">
        <w:rPr>
          <w:color w:val="000000"/>
        </w:rPr>
        <w:t>, 100790 (2021).</w:t>
      </w:r>
    </w:p>
    <w:p w14:paraId="28C7775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20.</w:t>
      </w:r>
      <w:r w:rsidRPr="00D36D38">
        <w:rPr>
          <w:color w:val="000000"/>
        </w:rPr>
        <w:tab/>
        <w:t xml:space="preserve">Allen, M. A. </w:t>
      </w:r>
      <w:r w:rsidRPr="00D36D38">
        <w:rPr>
          <w:i/>
          <w:color w:val="000000"/>
        </w:rPr>
        <w:t>et al.</w:t>
      </w:r>
      <w:r w:rsidRPr="00D36D38">
        <w:rPr>
          <w:color w:val="000000"/>
        </w:rPr>
        <w:t xml:space="preserve"> The genome sequence of the psychrophilic archaeon, </w:t>
      </w:r>
      <w:proofErr w:type="spellStart"/>
      <w:r w:rsidRPr="00D36D38">
        <w:rPr>
          <w:color w:val="000000"/>
        </w:rPr>
        <w:t>Methanococcoides</w:t>
      </w:r>
      <w:proofErr w:type="spellEnd"/>
      <w:r w:rsidRPr="00D36D38">
        <w:rPr>
          <w:color w:val="000000"/>
        </w:rPr>
        <w:t xml:space="preserve"> </w:t>
      </w:r>
      <w:proofErr w:type="spellStart"/>
      <w:r w:rsidRPr="00D36D38">
        <w:rPr>
          <w:color w:val="000000"/>
        </w:rPr>
        <w:t>burtonii</w:t>
      </w:r>
      <w:proofErr w:type="spellEnd"/>
      <w:r w:rsidRPr="00D36D38">
        <w:rPr>
          <w:color w:val="000000"/>
        </w:rPr>
        <w:t xml:space="preserve">: the role of genome evolution in cold adaptation. </w:t>
      </w:r>
      <w:r w:rsidRPr="00D36D38">
        <w:rPr>
          <w:i/>
          <w:color w:val="000000"/>
        </w:rPr>
        <w:t>ISME J.</w:t>
      </w:r>
      <w:r w:rsidRPr="00D36D38">
        <w:rPr>
          <w:color w:val="000000"/>
        </w:rPr>
        <w:t xml:space="preserve"> </w:t>
      </w:r>
      <w:r w:rsidRPr="00D36D38">
        <w:rPr>
          <w:b/>
          <w:color w:val="000000"/>
        </w:rPr>
        <w:t>3</w:t>
      </w:r>
      <w:r w:rsidRPr="00D36D38">
        <w:rPr>
          <w:color w:val="000000"/>
        </w:rPr>
        <w:t>, 1012–1035 (2009).</w:t>
      </w:r>
    </w:p>
    <w:p w14:paraId="073961D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21.</w:t>
      </w:r>
      <w:r w:rsidRPr="00D36D38">
        <w:rPr>
          <w:color w:val="000000"/>
        </w:rPr>
        <w:tab/>
      </w:r>
      <w:proofErr w:type="spellStart"/>
      <w:r w:rsidRPr="00D36D38">
        <w:rPr>
          <w:color w:val="000000"/>
        </w:rPr>
        <w:t>Anesio</w:t>
      </w:r>
      <w:proofErr w:type="spellEnd"/>
      <w:r w:rsidRPr="00D36D38">
        <w:rPr>
          <w:color w:val="000000"/>
        </w:rPr>
        <w:t xml:space="preserve">, A. M. &amp; </w:t>
      </w:r>
      <w:proofErr w:type="spellStart"/>
      <w:r w:rsidRPr="00D36D38">
        <w:rPr>
          <w:color w:val="000000"/>
        </w:rPr>
        <w:t>Laybourn</w:t>
      </w:r>
      <w:proofErr w:type="spellEnd"/>
      <w:r w:rsidRPr="00D36D38">
        <w:rPr>
          <w:color w:val="000000"/>
        </w:rPr>
        <w:t xml:space="preserve">-Parry, J. Glaciers and ice sheets as a biome. </w:t>
      </w:r>
      <w:r w:rsidRPr="00D36D38">
        <w:rPr>
          <w:i/>
          <w:color w:val="000000"/>
        </w:rPr>
        <w:t xml:space="preserve">Trends Ecol.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27</w:t>
      </w:r>
      <w:r w:rsidRPr="00D36D38">
        <w:rPr>
          <w:color w:val="000000"/>
        </w:rPr>
        <w:t>, 219–225 (2012).</w:t>
      </w:r>
    </w:p>
    <w:p w14:paraId="3F6BB299"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22.</w:t>
      </w:r>
      <w:r w:rsidRPr="00D36D38">
        <w:rPr>
          <w:color w:val="000000"/>
        </w:rPr>
        <w:tab/>
        <w:t xml:space="preserve">Sajjad, W., Ali, B., Bahadur, A., Ghimire, P. S. &amp; Kang, S. Bacterial Diversity and Communities Structural Dynamics in Soil and Meltwater Runoff at the Frontier of </w:t>
      </w:r>
      <w:proofErr w:type="spellStart"/>
      <w:r w:rsidRPr="00D36D38">
        <w:rPr>
          <w:color w:val="000000"/>
        </w:rPr>
        <w:t>Baishui</w:t>
      </w:r>
      <w:proofErr w:type="spellEnd"/>
      <w:r w:rsidRPr="00D36D38">
        <w:rPr>
          <w:color w:val="000000"/>
        </w:rPr>
        <w:t xml:space="preserve"> Glacier No.1, China. </w:t>
      </w:r>
      <w:proofErr w:type="spellStart"/>
      <w:r w:rsidRPr="00D36D38">
        <w:rPr>
          <w:i/>
          <w:color w:val="000000"/>
        </w:rPr>
        <w:t>Microb</w:t>
      </w:r>
      <w:proofErr w:type="spellEnd"/>
      <w:r w:rsidRPr="00D36D38">
        <w:rPr>
          <w:i/>
          <w:color w:val="000000"/>
        </w:rPr>
        <w:t>. Ecol.</w:t>
      </w:r>
      <w:r w:rsidRPr="00D36D38">
        <w:rPr>
          <w:color w:val="000000"/>
        </w:rPr>
        <w:t xml:space="preserve"> </w:t>
      </w:r>
      <w:r w:rsidRPr="00D36D38">
        <w:rPr>
          <w:b/>
          <w:color w:val="000000"/>
        </w:rPr>
        <w:t>81</w:t>
      </w:r>
      <w:r w:rsidRPr="00D36D38">
        <w:rPr>
          <w:color w:val="000000"/>
        </w:rPr>
        <w:t>, 370–384 (2021).</w:t>
      </w:r>
    </w:p>
    <w:p w14:paraId="21AF7F9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23.</w:t>
      </w:r>
      <w:r w:rsidRPr="00D36D38">
        <w:rPr>
          <w:color w:val="000000"/>
        </w:rPr>
        <w:tab/>
        <w:t xml:space="preserve">Comte, J., Culley, A. I., Lovejoy, C. &amp; Vincent, W. F. Microbial connectivity and sorting in a High Arctic watershed. </w:t>
      </w:r>
      <w:r w:rsidRPr="00D36D38">
        <w:rPr>
          <w:i/>
          <w:color w:val="000000"/>
        </w:rPr>
        <w:t>ISME J.</w:t>
      </w:r>
      <w:r w:rsidRPr="00D36D38">
        <w:rPr>
          <w:color w:val="000000"/>
        </w:rPr>
        <w:t xml:space="preserve"> </w:t>
      </w:r>
      <w:r w:rsidRPr="00D36D38">
        <w:rPr>
          <w:b/>
          <w:color w:val="000000"/>
        </w:rPr>
        <w:t>12</w:t>
      </w:r>
      <w:r w:rsidRPr="00D36D38">
        <w:rPr>
          <w:color w:val="000000"/>
        </w:rPr>
        <w:t>, 2988–3000 (2018).</w:t>
      </w:r>
    </w:p>
    <w:p w14:paraId="64BE557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24.</w:t>
      </w:r>
      <w:r w:rsidRPr="00D36D38">
        <w:rPr>
          <w:color w:val="000000"/>
        </w:rPr>
        <w:tab/>
      </w:r>
      <w:proofErr w:type="spellStart"/>
      <w:r w:rsidRPr="00D36D38">
        <w:rPr>
          <w:color w:val="000000"/>
        </w:rPr>
        <w:t>Fodelianakis</w:t>
      </w:r>
      <w:proofErr w:type="spellEnd"/>
      <w:r w:rsidRPr="00D36D38">
        <w:rPr>
          <w:color w:val="000000"/>
        </w:rPr>
        <w:t xml:space="preserve">, S. </w:t>
      </w:r>
      <w:r w:rsidRPr="00D36D38">
        <w:rPr>
          <w:i/>
          <w:color w:val="000000"/>
        </w:rPr>
        <w:t>et al.</w:t>
      </w:r>
      <w:r w:rsidRPr="00D36D38">
        <w:rPr>
          <w:color w:val="000000"/>
        </w:rPr>
        <w:t xml:space="preserve"> </w:t>
      </w:r>
      <w:proofErr w:type="spellStart"/>
      <w:r w:rsidRPr="00D36D38">
        <w:rPr>
          <w:color w:val="000000"/>
        </w:rPr>
        <w:t>Microdiversity</w:t>
      </w:r>
      <w:proofErr w:type="spellEnd"/>
      <w:r w:rsidRPr="00D36D38">
        <w:rPr>
          <w:color w:val="000000"/>
        </w:rPr>
        <w:t xml:space="preserve"> characterizes prevalent phylogenetic clades in the glacier-fed stream microbiome. </w:t>
      </w:r>
      <w:r w:rsidRPr="00D36D38">
        <w:rPr>
          <w:i/>
          <w:color w:val="000000"/>
        </w:rPr>
        <w:t>ISME J.</w:t>
      </w:r>
      <w:r w:rsidRPr="00D36D38">
        <w:rPr>
          <w:color w:val="000000"/>
        </w:rPr>
        <w:t xml:space="preserve"> 1–10 (2021) doi:10.1038/s41396-021-01106-6.</w:t>
      </w:r>
    </w:p>
    <w:p w14:paraId="74E18401"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25.</w:t>
      </w:r>
      <w:r w:rsidRPr="00D36D38">
        <w:rPr>
          <w:color w:val="000000"/>
        </w:rPr>
        <w:tab/>
        <w:t xml:space="preserve">Collins, R. E., </w:t>
      </w:r>
      <w:proofErr w:type="spellStart"/>
      <w:r w:rsidRPr="00D36D38">
        <w:rPr>
          <w:color w:val="000000"/>
        </w:rPr>
        <w:t>Rocap</w:t>
      </w:r>
      <w:proofErr w:type="spellEnd"/>
      <w:r w:rsidRPr="00D36D38">
        <w:rPr>
          <w:color w:val="000000"/>
        </w:rPr>
        <w:t xml:space="preserve">, G. &amp; Deming, J. W. Persistence of bacterial and archaeal communities in sea ice through an Arctic winter. </w:t>
      </w:r>
      <w:r w:rsidRPr="00D36D38">
        <w:rPr>
          <w:i/>
          <w:color w:val="000000"/>
        </w:rPr>
        <w:t xml:space="preserve">Environ.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12</w:t>
      </w:r>
      <w:r w:rsidRPr="00D36D38">
        <w:rPr>
          <w:color w:val="000000"/>
        </w:rPr>
        <w:t>, 1828–1841 (2010).</w:t>
      </w:r>
    </w:p>
    <w:p w14:paraId="0A920909"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26.</w:t>
      </w:r>
      <w:r w:rsidRPr="00D36D38">
        <w:rPr>
          <w:color w:val="000000"/>
        </w:rPr>
        <w:tab/>
        <w:t xml:space="preserve">Kim, B.-C. </w:t>
      </w:r>
      <w:r w:rsidRPr="00D36D38">
        <w:rPr>
          <w:i/>
          <w:color w:val="000000"/>
        </w:rPr>
        <w:t>et al.</w:t>
      </w:r>
      <w:r w:rsidRPr="00D36D38">
        <w:rPr>
          <w:color w:val="000000"/>
        </w:rPr>
        <w:t xml:space="preserve"> </w:t>
      </w:r>
      <w:proofErr w:type="spellStart"/>
      <w:r w:rsidRPr="00D36D38">
        <w:rPr>
          <w:color w:val="000000"/>
        </w:rPr>
        <w:t>Polaribacter</w:t>
      </w:r>
      <w:proofErr w:type="spellEnd"/>
      <w:r w:rsidRPr="00D36D38">
        <w:rPr>
          <w:color w:val="000000"/>
        </w:rPr>
        <w:t xml:space="preserve"> </w:t>
      </w:r>
      <w:proofErr w:type="spellStart"/>
      <w:r w:rsidRPr="00D36D38">
        <w:rPr>
          <w:color w:val="000000"/>
        </w:rPr>
        <w:t>sejongensis</w:t>
      </w:r>
      <w:proofErr w:type="spellEnd"/>
      <w:r w:rsidRPr="00D36D38">
        <w:rPr>
          <w:color w:val="000000"/>
        </w:rPr>
        <w:t xml:space="preserve"> sp. </w:t>
      </w:r>
      <w:proofErr w:type="spellStart"/>
      <w:r w:rsidRPr="00D36D38">
        <w:rPr>
          <w:color w:val="000000"/>
        </w:rPr>
        <w:t>nov.</w:t>
      </w:r>
      <w:proofErr w:type="spellEnd"/>
      <w:r w:rsidRPr="00D36D38">
        <w:rPr>
          <w:color w:val="000000"/>
        </w:rPr>
        <w:t xml:space="preserve">, isolated from Antarctic soil, and emended descriptions of the genus </w:t>
      </w:r>
      <w:proofErr w:type="spellStart"/>
      <w:r w:rsidRPr="00D36D38">
        <w:rPr>
          <w:color w:val="000000"/>
        </w:rPr>
        <w:t>Polaribacter</w:t>
      </w:r>
      <w:proofErr w:type="spellEnd"/>
      <w:r w:rsidRPr="00D36D38">
        <w:rPr>
          <w:color w:val="000000"/>
        </w:rPr>
        <w:t xml:space="preserve">, </w:t>
      </w:r>
      <w:proofErr w:type="spellStart"/>
      <w:r w:rsidRPr="00D36D38">
        <w:rPr>
          <w:color w:val="000000"/>
        </w:rPr>
        <w:t>Polaribacter</w:t>
      </w:r>
      <w:proofErr w:type="spellEnd"/>
      <w:r w:rsidRPr="00D36D38">
        <w:rPr>
          <w:color w:val="000000"/>
        </w:rPr>
        <w:t xml:space="preserve"> </w:t>
      </w:r>
      <w:proofErr w:type="spellStart"/>
      <w:r w:rsidRPr="00D36D38">
        <w:rPr>
          <w:color w:val="000000"/>
        </w:rPr>
        <w:t>butkevichii</w:t>
      </w:r>
      <w:proofErr w:type="spellEnd"/>
      <w:r w:rsidRPr="00D36D38">
        <w:rPr>
          <w:color w:val="000000"/>
        </w:rPr>
        <w:t xml:space="preserve"> and </w:t>
      </w:r>
      <w:proofErr w:type="spellStart"/>
      <w:r w:rsidRPr="00D36D38">
        <w:rPr>
          <w:color w:val="000000"/>
        </w:rPr>
        <w:t>Polaribacter</w:t>
      </w:r>
      <w:proofErr w:type="spellEnd"/>
      <w:r w:rsidRPr="00D36D38">
        <w:rPr>
          <w:color w:val="000000"/>
        </w:rPr>
        <w:t xml:space="preserve"> </w:t>
      </w:r>
      <w:proofErr w:type="spellStart"/>
      <w:r w:rsidRPr="00D36D38">
        <w:rPr>
          <w:color w:val="000000"/>
        </w:rPr>
        <w:t>irgensii</w:t>
      </w:r>
      <w:proofErr w:type="spellEnd"/>
      <w:r w:rsidRPr="00D36D38">
        <w:rPr>
          <w:color w:val="000000"/>
        </w:rPr>
        <w:t xml:space="preserve">. </w:t>
      </w:r>
      <w:r w:rsidRPr="00D36D38">
        <w:rPr>
          <w:i/>
          <w:color w:val="000000"/>
        </w:rPr>
        <w:t xml:space="preserve">Int. J. Syst. </w:t>
      </w:r>
      <w:proofErr w:type="spellStart"/>
      <w:r w:rsidRPr="00D36D38">
        <w:rPr>
          <w:i/>
          <w:color w:val="000000"/>
        </w:rPr>
        <w:t>Evol</w:t>
      </w:r>
      <w:proofErr w:type="spellEnd"/>
      <w:r w:rsidRPr="00D36D38">
        <w:rPr>
          <w:i/>
          <w:color w:val="000000"/>
        </w:rPr>
        <w:t xml:space="preserve">.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63</w:t>
      </w:r>
      <w:r w:rsidRPr="00D36D38">
        <w:rPr>
          <w:color w:val="000000"/>
        </w:rPr>
        <w:t>, 4000–4005.</w:t>
      </w:r>
    </w:p>
    <w:p w14:paraId="1F715CB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27.</w:t>
      </w:r>
      <w:r w:rsidRPr="00D36D38">
        <w:rPr>
          <w:color w:val="000000"/>
        </w:rPr>
        <w:tab/>
        <w:t xml:space="preserve">Kohler, T. J. </w:t>
      </w:r>
      <w:r w:rsidRPr="00D36D38">
        <w:rPr>
          <w:i/>
          <w:color w:val="000000"/>
        </w:rPr>
        <w:t>et al.</w:t>
      </w:r>
      <w:r w:rsidRPr="00D36D38">
        <w:rPr>
          <w:color w:val="000000"/>
        </w:rPr>
        <w:t xml:space="preserve"> Patterns in Microbial Assemblages Exported </w:t>
      </w:r>
      <w:proofErr w:type="gramStart"/>
      <w:r w:rsidRPr="00D36D38">
        <w:rPr>
          <w:color w:val="000000"/>
        </w:rPr>
        <w:t>From</w:t>
      </w:r>
      <w:proofErr w:type="gramEnd"/>
      <w:r w:rsidRPr="00D36D38">
        <w:rPr>
          <w:color w:val="000000"/>
        </w:rPr>
        <w:t xml:space="preserve"> the Meltwater of Arctic and Sub-Arctic Glaciers. </w:t>
      </w:r>
      <w:r w:rsidRPr="00D36D38">
        <w:rPr>
          <w:i/>
          <w:color w:val="000000"/>
        </w:rPr>
        <w:t xml:space="preserve">Front.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11</w:t>
      </w:r>
      <w:r w:rsidRPr="00D36D38">
        <w:rPr>
          <w:color w:val="000000"/>
        </w:rPr>
        <w:t>, 669 (2020).</w:t>
      </w:r>
    </w:p>
    <w:p w14:paraId="5AFD8B2D"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28.</w:t>
      </w:r>
      <w:r w:rsidRPr="00D36D38">
        <w:rPr>
          <w:color w:val="000000"/>
        </w:rPr>
        <w:tab/>
        <w:t xml:space="preserve">Christner, B. C., </w:t>
      </w:r>
      <w:proofErr w:type="spellStart"/>
      <w:r w:rsidRPr="00D36D38">
        <w:rPr>
          <w:color w:val="000000"/>
        </w:rPr>
        <w:t>Kvitko</w:t>
      </w:r>
      <w:proofErr w:type="spellEnd"/>
      <w:r w:rsidRPr="00D36D38">
        <w:rPr>
          <w:color w:val="000000"/>
        </w:rPr>
        <w:t xml:space="preserve">, B. H. &amp; Reeve, J. N. Molecular identification of Bacteria and Eukarya inhabiting an Antarctic cryoconite hole. </w:t>
      </w:r>
      <w:r w:rsidRPr="00D36D38">
        <w:rPr>
          <w:i/>
          <w:color w:val="000000"/>
        </w:rPr>
        <w:t>Extremophiles</w:t>
      </w:r>
      <w:r w:rsidRPr="00D36D38">
        <w:rPr>
          <w:color w:val="000000"/>
        </w:rPr>
        <w:t xml:space="preserve"> </w:t>
      </w:r>
      <w:r w:rsidRPr="00D36D38">
        <w:rPr>
          <w:b/>
          <w:color w:val="000000"/>
        </w:rPr>
        <w:t>7</w:t>
      </w:r>
      <w:r w:rsidRPr="00D36D38">
        <w:rPr>
          <w:color w:val="000000"/>
        </w:rPr>
        <w:t>, 177–183 (2003).</w:t>
      </w:r>
    </w:p>
    <w:p w14:paraId="4BD122E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29.</w:t>
      </w:r>
      <w:r w:rsidRPr="00D36D38">
        <w:rPr>
          <w:color w:val="000000"/>
        </w:rPr>
        <w:tab/>
        <w:t xml:space="preserve">Frey, B. </w:t>
      </w:r>
      <w:r w:rsidRPr="00D36D38">
        <w:rPr>
          <w:i/>
          <w:color w:val="000000"/>
        </w:rPr>
        <w:t>et al.</w:t>
      </w:r>
      <w:r w:rsidRPr="00D36D38">
        <w:rPr>
          <w:color w:val="000000"/>
        </w:rPr>
        <w:t xml:space="preserve"> Microbial diversity in European alpine permafrost and active layers. </w:t>
      </w:r>
      <w:r w:rsidRPr="00D36D38">
        <w:rPr>
          <w:i/>
          <w:color w:val="000000"/>
        </w:rPr>
        <w:t xml:space="preserve">FEMS </w:t>
      </w:r>
      <w:proofErr w:type="spellStart"/>
      <w:r w:rsidRPr="00D36D38">
        <w:rPr>
          <w:i/>
          <w:color w:val="000000"/>
        </w:rPr>
        <w:t>Microbiol</w:t>
      </w:r>
      <w:proofErr w:type="spellEnd"/>
      <w:r w:rsidRPr="00D36D38">
        <w:rPr>
          <w:i/>
          <w:color w:val="000000"/>
        </w:rPr>
        <w:t>. Ecol.</w:t>
      </w:r>
      <w:r w:rsidRPr="00D36D38">
        <w:rPr>
          <w:color w:val="000000"/>
        </w:rPr>
        <w:t xml:space="preserve"> </w:t>
      </w:r>
      <w:r w:rsidRPr="00D36D38">
        <w:rPr>
          <w:b/>
          <w:color w:val="000000"/>
        </w:rPr>
        <w:t>92</w:t>
      </w:r>
      <w:r w:rsidRPr="00D36D38">
        <w:rPr>
          <w:color w:val="000000"/>
        </w:rPr>
        <w:t>, (2016).</w:t>
      </w:r>
    </w:p>
    <w:p w14:paraId="3133C9F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30.</w:t>
      </w:r>
      <w:r w:rsidRPr="00D36D38">
        <w:rPr>
          <w:color w:val="000000"/>
        </w:rPr>
        <w:tab/>
      </w:r>
      <w:proofErr w:type="spellStart"/>
      <w:r w:rsidRPr="00D36D38">
        <w:rPr>
          <w:color w:val="000000"/>
        </w:rPr>
        <w:t>Margesin</w:t>
      </w:r>
      <w:proofErr w:type="spellEnd"/>
      <w:r w:rsidRPr="00D36D38">
        <w:rPr>
          <w:color w:val="000000"/>
        </w:rPr>
        <w:t xml:space="preserve">, R. &amp; Collins, T. Microbial ecology of the cryosphere (glacial and permafrost habitats): current knowledge. </w:t>
      </w:r>
      <w:r w:rsidRPr="00D36D38">
        <w:rPr>
          <w:i/>
          <w:color w:val="000000"/>
        </w:rPr>
        <w:t xml:space="preserve">Appl. </w:t>
      </w:r>
      <w:proofErr w:type="spellStart"/>
      <w:r w:rsidRPr="00D36D38">
        <w:rPr>
          <w:i/>
          <w:color w:val="000000"/>
        </w:rPr>
        <w:t>Microbiol</w:t>
      </w:r>
      <w:proofErr w:type="spellEnd"/>
      <w:r w:rsidRPr="00D36D38">
        <w:rPr>
          <w:i/>
          <w:color w:val="000000"/>
        </w:rPr>
        <w:t xml:space="preserve">. </w:t>
      </w:r>
      <w:proofErr w:type="spellStart"/>
      <w:r w:rsidRPr="00D36D38">
        <w:rPr>
          <w:i/>
          <w:color w:val="000000"/>
        </w:rPr>
        <w:t>Biotechnol</w:t>
      </w:r>
      <w:proofErr w:type="spellEnd"/>
      <w:r w:rsidRPr="00D36D38">
        <w:rPr>
          <w:i/>
          <w:color w:val="000000"/>
        </w:rPr>
        <w:t>.</w:t>
      </w:r>
      <w:r w:rsidRPr="00D36D38">
        <w:rPr>
          <w:color w:val="000000"/>
        </w:rPr>
        <w:t xml:space="preserve"> </w:t>
      </w:r>
      <w:r w:rsidRPr="00D36D38">
        <w:rPr>
          <w:b/>
          <w:color w:val="000000"/>
        </w:rPr>
        <w:t>103</w:t>
      </w:r>
      <w:r w:rsidRPr="00D36D38">
        <w:rPr>
          <w:color w:val="000000"/>
        </w:rPr>
        <w:t>, 2537–2549 (2019).</w:t>
      </w:r>
    </w:p>
    <w:p w14:paraId="2AD6B88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31.</w:t>
      </w:r>
      <w:r w:rsidRPr="00D36D38">
        <w:rPr>
          <w:color w:val="000000"/>
        </w:rPr>
        <w:tab/>
      </w:r>
      <w:proofErr w:type="spellStart"/>
      <w:r w:rsidRPr="00D36D38">
        <w:rPr>
          <w:color w:val="000000"/>
        </w:rPr>
        <w:t>Tribelli</w:t>
      </w:r>
      <w:proofErr w:type="spellEnd"/>
      <w:r w:rsidRPr="00D36D38">
        <w:rPr>
          <w:color w:val="000000"/>
        </w:rPr>
        <w:t xml:space="preserve">, P. M. &amp; López, N. I. Reporting Key Features in Cold-Adapted Bacteria. </w:t>
      </w:r>
      <w:r w:rsidRPr="00D36D38">
        <w:rPr>
          <w:i/>
          <w:color w:val="000000"/>
        </w:rPr>
        <w:t>Life</w:t>
      </w:r>
      <w:r w:rsidRPr="00D36D38">
        <w:rPr>
          <w:color w:val="000000"/>
        </w:rPr>
        <w:t xml:space="preserve"> </w:t>
      </w:r>
      <w:r w:rsidRPr="00D36D38">
        <w:rPr>
          <w:b/>
          <w:color w:val="000000"/>
        </w:rPr>
        <w:t>8</w:t>
      </w:r>
      <w:r w:rsidRPr="00D36D38">
        <w:rPr>
          <w:color w:val="000000"/>
        </w:rPr>
        <w:t>, 8 (2018).</w:t>
      </w:r>
    </w:p>
    <w:p w14:paraId="0A710F2C"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32.</w:t>
      </w:r>
      <w:r w:rsidRPr="00D36D38">
        <w:rPr>
          <w:color w:val="000000"/>
        </w:rPr>
        <w:tab/>
        <w:t xml:space="preserve">Wu, H., Zhang, Z., Hu, S. &amp; Yu, J. On the molecular mechanism of GC content variation among eubacterial genomes. </w:t>
      </w:r>
      <w:r w:rsidRPr="00D36D38">
        <w:rPr>
          <w:i/>
          <w:color w:val="000000"/>
        </w:rPr>
        <w:t>Biol. Direct</w:t>
      </w:r>
      <w:r w:rsidRPr="00D36D38">
        <w:rPr>
          <w:color w:val="000000"/>
        </w:rPr>
        <w:t xml:space="preserve"> </w:t>
      </w:r>
      <w:r w:rsidRPr="00D36D38">
        <w:rPr>
          <w:b/>
          <w:color w:val="000000"/>
        </w:rPr>
        <w:t>7</w:t>
      </w:r>
      <w:r w:rsidRPr="00D36D38">
        <w:rPr>
          <w:color w:val="000000"/>
        </w:rPr>
        <w:t>, 2 (2012).</w:t>
      </w:r>
    </w:p>
    <w:p w14:paraId="2E5FCA7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33.</w:t>
      </w:r>
      <w:r w:rsidRPr="00D36D38">
        <w:rPr>
          <w:color w:val="000000"/>
        </w:rPr>
        <w:tab/>
        <w:t xml:space="preserve">Pruitt, K. D., </w:t>
      </w:r>
      <w:proofErr w:type="spellStart"/>
      <w:r w:rsidRPr="00D36D38">
        <w:rPr>
          <w:color w:val="000000"/>
        </w:rPr>
        <w:t>Tatusova</w:t>
      </w:r>
      <w:proofErr w:type="spellEnd"/>
      <w:r w:rsidRPr="00D36D38">
        <w:rPr>
          <w:color w:val="000000"/>
        </w:rPr>
        <w:t xml:space="preserve">, T. &amp; </w:t>
      </w:r>
      <w:proofErr w:type="spellStart"/>
      <w:r w:rsidRPr="00D36D38">
        <w:rPr>
          <w:color w:val="000000"/>
        </w:rPr>
        <w:t>Maglott</w:t>
      </w:r>
      <w:proofErr w:type="spellEnd"/>
      <w:r w:rsidRPr="00D36D38">
        <w:rPr>
          <w:color w:val="000000"/>
        </w:rPr>
        <w:t>, D. R. NCBI reference sequences (</w:t>
      </w:r>
      <w:proofErr w:type="spellStart"/>
      <w:r w:rsidRPr="00D36D38">
        <w:rPr>
          <w:color w:val="000000"/>
        </w:rPr>
        <w:t>RefSeq</w:t>
      </w:r>
      <w:proofErr w:type="spellEnd"/>
      <w:r w:rsidRPr="00D36D38">
        <w:rPr>
          <w:color w:val="000000"/>
        </w:rPr>
        <w:t xml:space="preserve">): a curated non-redundant sequence database of genomes, transcripts and proteins. </w:t>
      </w:r>
      <w:r w:rsidRPr="00D36D38">
        <w:rPr>
          <w:i/>
          <w:color w:val="000000"/>
        </w:rPr>
        <w:t>Nucleic Acids Res.</w:t>
      </w:r>
      <w:r w:rsidRPr="00D36D38">
        <w:rPr>
          <w:color w:val="000000"/>
        </w:rPr>
        <w:t xml:space="preserve"> </w:t>
      </w:r>
      <w:r w:rsidRPr="00D36D38">
        <w:rPr>
          <w:b/>
          <w:color w:val="000000"/>
        </w:rPr>
        <w:t>35</w:t>
      </w:r>
      <w:r w:rsidRPr="00D36D38">
        <w:rPr>
          <w:color w:val="000000"/>
        </w:rPr>
        <w:t>, D61–D65 (2007).</w:t>
      </w:r>
    </w:p>
    <w:p w14:paraId="2BE671D9"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34.</w:t>
      </w:r>
      <w:r w:rsidRPr="00D36D38">
        <w:rPr>
          <w:color w:val="000000"/>
        </w:rPr>
        <w:tab/>
      </w:r>
      <w:proofErr w:type="spellStart"/>
      <w:r w:rsidRPr="00D36D38">
        <w:rPr>
          <w:color w:val="000000"/>
        </w:rPr>
        <w:t>Sabath</w:t>
      </w:r>
      <w:proofErr w:type="spellEnd"/>
      <w:r w:rsidRPr="00D36D38">
        <w:rPr>
          <w:color w:val="000000"/>
        </w:rPr>
        <w:t xml:space="preserve">, N., </w:t>
      </w:r>
      <w:proofErr w:type="spellStart"/>
      <w:r w:rsidRPr="00D36D38">
        <w:rPr>
          <w:color w:val="000000"/>
        </w:rPr>
        <w:t>Ferrada</w:t>
      </w:r>
      <w:proofErr w:type="spellEnd"/>
      <w:r w:rsidRPr="00D36D38">
        <w:rPr>
          <w:color w:val="000000"/>
        </w:rPr>
        <w:t xml:space="preserve">, E., </w:t>
      </w:r>
      <w:proofErr w:type="spellStart"/>
      <w:r w:rsidRPr="00D36D38">
        <w:rPr>
          <w:color w:val="000000"/>
        </w:rPr>
        <w:t>Barve</w:t>
      </w:r>
      <w:proofErr w:type="spellEnd"/>
      <w:r w:rsidRPr="00D36D38">
        <w:rPr>
          <w:color w:val="000000"/>
        </w:rPr>
        <w:t xml:space="preserve">, A. &amp; Wagner, A. Growth Temperature and Genome Size in Bacteria Are Negatively Correlated, Suggesting Genomic Streamlining During Thermal Adaptation. </w:t>
      </w:r>
      <w:r w:rsidRPr="00D36D38">
        <w:rPr>
          <w:i/>
          <w:color w:val="000000"/>
        </w:rPr>
        <w:t xml:space="preserve">Genome Biol.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5</w:t>
      </w:r>
      <w:r w:rsidRPr="00D36D38">
        <w:rPr>
          <w:color w:val="000000"/>
        </w:rPr>
        <w:t>, 966–977 (2013).</w:t>
      </w:r>
    </w:p>
    <w:p w14:paraId="42AA640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35.</w:t>
      </w:r>
      <w:r w:rsidRPr="00D36D38">
        <w:rPr>
          <w:color w:val="000000"/>
        </w:rPr>
        <w:tab/>
        <w:t xml:space="preserve">Feng, S., Powell, S. M., Wilson, R. &amp; Bowman, J. P. Extensive Gene Acquisition in the Extremely Psychrophilic Bacterial Species </w:t>
      </w:r>
      <w:proofErr w:type="spellStart"/>
      <w:r w:rsidRPr="00D36D38">
        <w:rPr>
          <w:color w:val="000000"/>
        </w:rPr>
        <w:t>Psychroflexus</w:t>
      </w:r>
      <w:proofErr w:type="spellEnd"/>
      <w:r w:rsidRPr="00D36D38">
        <w:rPr>
          <w:color w:val="000000"/>
        </w:rPr>
        <w:t xml:space="preserve"> </w:t>
      </w:r>
      <w:proofErr w:type="spellStart"/>
      <w:r w:rsidRPr="00D36D38">
        <w:rPr>
          <w:color w:val="000000"/>
        </w:rPr>
        <w:t>torquis</w:t>
      </w:r>
      <w:proofErr w:type="spellEnd"/>
      <w:r w:rsidRPr="00D36D38">
        <w:rPr>
          <w:color w:val="000000"/>
        </w:rPr>
        <w:t xml:space="preserve"> and the Link to Sea-Ice Ecosystem Specialism. </w:t>
      </w:r>
      <w:r w:rsidRPr="00D36D38">
        <w:rPr>
          <w:i/>
          <w:color w:val="000000"/>
        </w:rPr>
        <w:t xml:space="preserve">Genome Biol.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6</w:t>
      </w:r>
      <w:r w:rsidRPr="00D36D38">
        <w:rPr>
          <w:color w:val="000000"/>
        </w:rPr>
        <w:t>, 133–148 (2014).</w:t>
      </w:r>
    </w:p>
    <w:p w14:paraId="1DCC445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36.</w:t>
      </w:r>
      <w:r w:rsidRPr="00D36D38">
        <w:rPr>
          <w:color w:val="000000"/>
        </w:rPr>
        <w:tab/>
      </w:r>
      <w:proofErr w:type="spellStart"/>
      <w:r w:rsidRPr="00D36D38">
        <w:rPr>
          <w:color w:val="000000"/>
        </w:rPr>
        <w:t>Almpanis</w:t>
      </w:r>
      <w:proofErr w:type="spellEnd"/>
      <w:r w:rsidRPr="00D36D38">
        <w:rPr>
          <w:color w:val="000000"/>
        </w:rPr>
        <w:t xml:space="preserve">, A., Swain, M., Gatherer, D. &amp; McEwan, N. 2018. Correlation between bacterial G+C content, genome size and the G+C content of associated plasmids and bacteriophages. </w:t>
      </w:r>
      <w:proofErr w:type="spellStart"/>
      <w:r w:rsidRPr="00D36D38">
        <w:rPr>
          <w:i/>
          <w:color w:val="000000"/>
        </w:rPr>
        <w:t>Microb</w:t>
      </w:r>
      <w:proofErr w:type="spellEnd"/>
      <w:r w:rsidRPr="00D36D38">
        <w:rPr>
          <w:i/>
          <w:color w:val="000000"/>
        </w:rPr>
        <w:t>. Genomics</w:t>
      </w:r>
      <w:r w:rsidRPr="00D36D38">
        <w:rPr>
          <w:color w:val="000000"/>
        </w:rPr>
        <w:t xml:space="preserve"> </w:t>
      </w:r>
      <w:r w:rsidRPr="00D36D38">
        <w:rPr>
          <w:b/>
          <w:color w:val="000000"/>
        </w:rPr>
        <w:t>4</w:t>
      </w:r>
      <w:r w:rsidRPr="00D36D38">
        <w:rPr>
          <w:color w:val="000000"/>
        </w:rPr>
        <w:t>, e000168.</w:t>
      </w:r>
    </w:p>
    <w:p w14:paraId="4066E21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37.</w:t>
      </w:r>
      <w:r w:rsidRPr="00D36D38">
        <w:rPr>
          <w:color w:val="000000"/>
        </w:rPr>
        <w:tab/>
        <w:t xml:space="preserve">Tang, J., Du, L.-M., Liang, Y.-M. &amp; </w:t>
      </w:r>
      <w:proofErr w:type="spellStart"/>
      <w:r w:rsidRPr="00D36D38">
        <w:rPr>
          <w:color w:val="000000"/>
        </w:rPr>
        <w:t>Daroch</w:t>
      </w:r>
      <w:proofErr w:type="spellEnd"/>
      <w:r w:rsidRPr="00D36D38">
        <w:rPr>
          <w:color w:val="000000"/>
        </w:rPr>
        <w:t xml:space="preserve">, M. Complete Genome Sequence and Comparative Analysis of </w:t>
      </w:r>
      <w:proofErr w:type="spellStart"/>
      <w:r w:rsidRPr="00D36D38">
        <w:rPr>
          <w:color w:val="000000"/>
        </w:rPr>
        <w:t>Synechococcus</w:t>
      </w:r>
      <w:proofErr w:type="spellEnd"/>
      <w:r w:rsidRPr="00D36D38">
        <w:rPr>
          <w:color w:val="000000"/>
        </w:rPr>
        <w:t xml:space="preserve"> sp. CS-601 (SynAce01), a Cold-Adapted Cyanobacterium from an Oligotrophic Antarctic Habitat. </w:t>
      </w:r>
      <w:r w:rsidRPr="00D36D38">
        <w:rPr>
          <w:i/>
          <w:color w:val="000000"/>
        </w:rPr>
        <w:t>Int. J. Mol. Sci.</w:t>
      </w:r>
      <w:r w:rsidRPr="00D36D38">
        <w:rPr>
          <w:color w:val="000000"/>
        </w:rPr>
        <w:t xml:space="preserve"> </w:t>
      </w:r>
      <w:r w:rsidRPr="00D36D38">
        <w:rPr>
          <w:b/>
          <w:color w:val="000000"/>
        </w:rPr>
        <w:t>20</w:t>
      </w:r>
      <w:r w:rsidRPr="00D36D38">
        <w:rPr>
          <w:color w:val="000000"/>
        </w:rPr>
        <w:t>, 152 (2019).</w:t>
      </w:r>
    </w:p>
    <w:p w14:paraId="45FBC14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38.</w:t>
      </w:r>
      <w:r w:rsidRPr="00D36D38">
        <w:rPr>
          <w:color w:val="000000"/>
        </w:rPr>
        <w:tab/>
      </w:r>
      <w:proofErr w:type="spellStart"/>
      <w:r w:rsidRPr="00D36D38">
        <w:rPr>
          <w:color w:val="000000"/>
        </w:rPr>
        <w:t>Goordial</w:t>
      </w:r>
      <w:proofErr w:type="spellEnd"/>
      <w:r w:rsidRPr="00D36D38">
        <w:rPr>
          <w:color w:val="000000"/>
        </w:rPr>
        <w:t xml:space="preserve">, J. </w:t>
      </w:r>
      <w:r w:rsidRPr="00D36D38">
        <w:rPr>
          <w:i/>
          <w:color w:val="000000"/>
        </w:rPr>
        <w:t>et al.</w:t>
      </w:r>
      <w:r w:rsidRPr="00D36D38">
        <w:rPr>
          <w:color w:val="000000"/>
        </w:rPr>
        <w:t xml:space="preserve"> Improved-high-quality draft genome sequence of </w:t>
      </w:r>
      <w:proofErr w:type="spellStart"/>
      <w:r w:rsidRPr="00D36D38">
        <w:rPr>
          <w:color w:val="000000"/>
        </w:rPr>
        <w:t>Rhodococcus</w:t>
      </w:r>
      <w:proofErr w:type="spellEnd"/>
      <w:r w:rsidRPr="00D36D38">
        <w:rPr>
          <w:color w:val="000000"/>
        </w:rPr>
        <w:t xml:space="preserve"> sp. JG-3, a </w:t>
      </w:r>
      <w:proofErr w:type="spellStart"/>
      <w:r w:rsidRPr="00D36D38">
        <w:rPr>
          <w:color w:val="000000"/>
        </w:rPr>
        <w:t>eurypsychrophilic</w:t>
      </w:r>
      <w:proofErr w:type="spellEnd"/>
      <w:r w:rsidRPr="00D36D38">
        <w:rPr>
          <w:color w:val="000000"/>
        </w:rPr>
        <w:t xml:space="preserve"> Actinobacteria from Antarctic Dry Valley permafrost. </w:t>
      </w:r>
      <w:r w:rsidRPr="00D36D38">
        <w:rPr>
          <w:i/>
          <w:color w:val="000000"/>
        </w:rPr>
        <w:t>Stand. Genomic Sci.</w:t>
      </w:r>
      <w:r w:rsidRPr="00D36D38">
        <w:rPr>
          <w:color w:val="000000"/>
        </w:rPr>
        <w:t xml:space="preserve"> </w:t>
      </w:r>
      <w:r w:rsidRPr="00D36D38">
        <w:rPr>
          <w:b/>
          <w:color w:val="000000"/>
        </w:rPr>
        <w:t>10</w:t>
      </w:r>
      <w:r w:rsidRPr="00D36D38">
        <w:rPr>
          <w:color w:val="000000"/>
        </w:rPr>
        <w:t>, 61 (2015).</w:t>
      </w:r>
    </w:p>
    <w:p w14:paraId="66329A7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39.</w:t>
      </w:r>
      <w:r w:rsidRPr="00D36D38">
        <w:rPr>
          <w:color w:val="000000"/>
        </w:rPr>
        <w:tab/>
        <w:t xml:space="preserve">Boyd, E. S., Skidmore, M., Mitchell, A. C., </w:t>
      </w:r>
      <w:proofErr w:type="spellStart"/>
      <w:r w:rsidRPr="00D36D38">
        <w:rPr>
          <w:color w:val="000000"/>
        </w:rPr>
        <w:t>Bakermans</w:t>
      </w:r>
      <w:proofErr w:type="spellEnd"/>
      <w:r w:rsidRPr="00D36D38">
        <w:rPr>
          <w:color w:val="000000"/>
        </w:rPr>
        <w:t xml:space="preserve">, C. &amp; Peters, J. W. Methanogenesis in subglacial sediments. </w:t>
      </w:r>
      <w:r w:rsidRPr="00D36D38">
        <w:rPr>
          <w:i/>
          <w:color w:val="000000"/>
        </w:rPr>
        <w:t xml:space="preserve">Environ. </w:t>
      </w:r>
      <w:proofErr w:type="spellStart"/>
      <w:r w:rsidRPr="00D36D38">
        <w:rPr>
          <w:i/>
          <w:color w:val="000000"/>
        </w:rPr>
        <w:t>Microbiol</w:t>
      </w:r>
      <w:proofErr w:type="spellEnd"/>
      <w:r w:rsidRPr="00D36D38">
        <w:rPr>
          <w:i/>
          <w:color w:val="000000"/>
        </w:rPr>
        <w:t>. Rep.</w:t>
      </w:r>
      <w:r w:rsidRPr="00D36D38">
        <w:rPr>
          <w:color w:val="000000"/>
        </w:rPr>
        <w:t xml:space="preserve"> </w:t>
      </w:r>
      <w:r w:rsidRPr="00D36D38">
        <w:rPr>
          <w:b/>
          <w:color w:val="000000"/>
        </w:rPr>
        <w:t>2</w:t>
      </w:r>
      <w:r w:rsidRPr="00D36D38">
        <w:rPr>
          <w:color w:val="000000"/>
        </w:rPr>
        <w:t>, 685–692 (2010).</w:t>
      </w:r>
    </w:p>
    <w:p w14:paraId="3E5D4AC8"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40.</w:t>
      </w:r>
      <w:r w:rsidRPr="00D36D38">
        <w:rPr>
          <w:color w:val="000000"/>
        </w:rPr>
        <w:tab/>
        <w:t xml:space="preserve">Boyd, E. S. </w:t>
      </w:r>
      <w:r w:rsidRPr="00D36D38">
        <w:rPr>
          <w:i/>
          <w:color w:val="000000"/>
        </w:rPr>
        <w:t>et al.</w:t>
      </w:r>
      <w:r w:rsidRPr="00D36D38">
        <w:rPr>
          <w:color w:val="000000"/>
        </w:rPr>
        <w:t xml:space="preserve"> Diversity, Abundance, and Potential Activity of Nitrifying and Nitrate-Reducing Microbial Assemblages in a Subglacial Ecosystem. </w:t>
      </w:r>
      <w:r w:rsidRPr="00D36D38">
        <w:rPr>
          <w:i/>
          <w:color w:val="000000"/>
        </w:rPr>
        <w:t xml:space="preserve">Appl. Environ.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77</w:t>
      </w:r>
      <w:r w:rsidRPr="00D36D38">
        <w:rPr>
          <w:color w:val="000000"/>
        </w:rPr>
        <w:t>, 4778–4787 (2011).</w:t>
      </w:r>
    </w:p>
    <w:p w14:paraId="1C0ABC4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41.</w:t>
      </w:r>
      <w:r w:rsidRPr="00D36D38">
        <w:rPr>
          <w:color w:val="000000"/>
        </w:rPr>
        <w:tab/>
        <w:t xml:space="preserve">Liu, C., Wang, X., Wang, X. &amp; Sun, C. Acclimation of Antarctic Chlamydomonas to the sea-ice environment: a transcriptomic analysis. </w:t>
      </w:r>
      <w:r w:rsidRPr="00D36D38">
        <w:rPr>
          <w:i/>
          <w:color w:val="000000"/>
        </w:rPr>
        <w:t>Extremophiles</w:t>
      </w:r>
      <w:r w:rsidRPr="00D36D38">
        <w:rPr>
          <w:color w:val="000000"/>
        </w:rPr>
        <w:t xml:space="preserve"> </w:t>
      </w:r>
      <w:r w:rsidRPr="00D36D38">
        <w:rPr>
          <w:b/>
          <w:color w:val="000000"/>
        </w:rPr>
        <w:t>20</w:t>
      </w:r>
      <w:r w:rsidRPr="00D36D38">
        <w:rPr>
          <w:color w:val="000000"/>
        </w:rPr>
        <w:t>, 437–450 (2016).</w:t>
      </w:r>
    </w:p>
    <w:p w14:paraId="62E6305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42.</w:t>
      </w:r>
      <w:r w:rsidRPr="00D36D38">
        <w:rPr>
          <w:color w:val="000000"/>
        </w:rPr>
        <w:tab/>
        <w:t xml:space="preserve">Smith, H. J. </w:t>
      </w:r>
      <w:r w:rsidRPr="00D36D38">
        <w:rPr>
          <w:i/>
          <w:color w:val="000000"/>
        </w:rPr>
        <w:t>et al.</w:t>
      </w:r>
      <w:r w:rsidRPr="00D36D38">
        <w:rPr>
          <w:color w:val="000000"/>
        </w:rPr>
        <w:t xml:space="preserve"> Biofilms on glacial surfaces: hotspots for biological activity. </w:t>
      </w:r>
      <w:proofErr w:type="spellStart"/>
      <w:r w:rsidRPr="00D36D38">
        <w:rPr>
          <w:i/>
          <w:color w:val="000000"/>
        </w:rPr>
        <w:t>Npj</w:t>
      </w:r>
      <w:proofErr w:type="spellEnd"/>
      <w:r w:rsidRPr="00D36D38">
        <w:rPr>
          <w:i/>
          <w:color w:val="000000"/>
        </w:rPr>
        <w:t xml:space="preserve"> Biofilms Microbiomes</w:t>
      </w:r>
      <w:r w:rsidRPr="00D36D38">
        <w:rPr>
          <w:color w:val="000000"/>
        </w:rPr>
        <w:t xml:space="preserve"> </w:t>
      </w:r>
      <w:r w:rsidRPr="00D36D38">
        <w:rPr>
          <w:b/>
          <w:color w:val="000000"/>
        </w:rPr>
        <w:t>2</w:t>
      </w:r>
      <w:r w:rsidRPr="00D36D38">
        <w:rPr>
          <w:color w:val="000000"/>
        </w:rPr>
        <w:t>, 1–4 (2016).</w:t>
      </w:r>
    </w:p>
    <w:p w14:paraId="33DA0C38"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43.</w:t>
      </w:r>
      <w:r w:rsidRPr="00D36D38">
        <w:rPr>
          <w:color w:val="000000"/>
        </w:rPr>
        <w:tab/>
        <w:t xml:space="preserve">Bolger, A. M., Lohse, M. &amp; </w:t>
      </w:r>
      <w:proofErr w:type="spellStart"/>
      <w:r w:rsidRPr="00D36D38">
        <w:rPr>
          <w:color w:val="000000"/>
        </w:rPr>
        <w:t>Usadel</w:t>
      </w:r>
      <w:proofErr w:type="spellEnd"/>
      <w:r w:rsidRPr="00D36D38">
        <w:rPr>
          <w:color w:val="000000"/>
        </w:rPr>
        <w:t xml:space="preserve">, B. </w:t>
      </w:r>
      <w:proofErr w:type="spellStart"/>
      <w:r w:rsidRPr="00D36D38">
        <w:rPr>
          <w:color w:val="000000"/>
        </w:rPr>
        <w:t>Trimmomatic</w:t>
      </w:r>
      <w:proofErr w:type="spellEnd"/>
      <w:r w:rsidRPr="00D36D38">
        <w:rPr>
          <w:color w:val="000000"/>
        </w:rPr>
        <w:t xml:space="preserve">: a flexible trimmer for Illumina sequence data. </w:t>
      </w:r>
      <w:r w:rsidRPr="00D36D38">
        <w:rPr>
          <w:i/>
          <w:color w:val="000000"/>
        </w:rPr>
        <w:t>Bioinformatics</w:t>
      </w:r>
      <w:r w:rsidRPr="00D36D38">
        <w:rPr>
          <w:color w:val="000000"/>
        </w:rPr>
        <w:t xml:space="preserve"> </w:t>
      </w:r>
      <w:r w:rsidRPr="00D36D38">
        <w:rPr>
          <w:b/>
          <w:color w:val="000000"/>
        </w:rPr>
        <w:t>30</w:t>
      </w:r>
      <w:r w:rsidRPr="00D36D38">
        <w:rPr>
          <w:color w:val="000000"/>
        </w:rPr>
        <w:t>, 2114–2120 (2014).</w:t>
      </w:r>
    </w:p>
    <w:p w14:paraId="4F138F2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44.</w:t>
      </w:r>
      <w:r w:rsidRPr="00D36D38">
        <w:rPr>
          <w:color w:val="000000"/>
        </w:rPr>
        <w:tab/>
      </w:r>
      <w:proofErr w:type="spellStart"/>
      <w:r w:rsidRPr="00D36D38">
        <w:rPr>
          <w:color w:val="000000"/>
        </w:rPr>
        <w:t>Bolyen</w:t>
      </w:r>
      <w:proofErr w:type="spellEnd"/>
      <w:r w:rsidRPr="00D36D38">
        <w:rPr>
          <w:color w:val="000000"/>
        </w:rPr>
        <w:t xml:space="preserve">, E. </w:t>
      </w:r>
      <w:r w:rsidRPr="00D36D38">
        <w:rPr>
          <w:i/>
          <w:color w:val="000000"/>
        </w:rPr>
        <w:t>et al.</w:t>
      </w:r>
      <w:r w:rsidRPr="00D36D38">
        <w:rPr>
          <w:color w:val="000000"/>
        </w:rPr>
        <w:t xml:space="preserve"> </w:t>
      </w:r>
      <w:r w:rsidRPr="00D36D38">
        <w:rPr>
          <w:i/>
          <w:color w:val="000000"/>
        </w:rPr>
        <w:t>QIIME 2: Reproducible, interactive, scalable, and extensible microbiome data science</w:t>
      </w:r>
      <w:r w:rsidRPr="00D36D38">
        <w:rPr>
          <w:color w:val="000000"/>
        </w:rPr>
        <w:t xml:space="preserve">. https://peerj.com/preprints/27295 (2018) </w:t>
      </w:r>
      <w:proofErr w:type="gramStart"/>
      <w:r w:rsidRPr="00D36D38">
        <w:rPr>
          <w:color w:val="000000"/>
        </w:rPr>
        <w:t>doi:10.7287/peerj.preprints</w:t>
      </w:r>
      <w:proofErr w:type="gramEnd"/>
      <w:r w:rsidRPr="00D36D38">
        <w:rPr>
          <w:color w:val="000000"/>
        </w:rPr>
        <w:t>.27295v2.</w:t>
      </w:r>
    </w:p>
    <w:p w14:paraId="3C6841C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45.</w:t>
      </w:r>
      <w:r w:rsidRPr="00D36D38">
        <w:rPr>
          <w:color w:val="000000"/>
        </w:rPr>
        <w:tab/>
        <w:t xml:space="preserve">Callahan, B. J. </w:t>
      </w:r>
      <w:r w:rsidRPr="00D36D38">
        <w:rPr>
          <w:i/>
          <w:color w:val="000000"/>
        </w:rPr>
        <w:t>et al.</w:t>
      </w:r>
      <w:r w:rsidRPr="00D36D38">
        <w:rPr>
          <w:color w:val="000000"/>
        </w:rPr>
        <w:t xml:space="preserve"> DADA2: High-resolution sample inference from Illumina amplicon data. </w:t>
      </w:r>
      <w:r w:rsidRPr="00D36D38">
        <w:rPr>
          <w:i/>
          <w:color w:val="000000"/>
        </w:rPr>
        <w:t>Nat. Methods</w:t>
      </w:r>
      <w:r w:rsidRPr="00D36D38">
        <w:rPr>
          <w:color w:val="000000"/>
        </w:rPr>
        <w:t xml:space="preserve"> </w:t>
      </w:r>
      <w:r w:rsidRPr="00D36D38">
        <w:rPr>
          <w:b/>
          <w:color w:val="000000"/>
        </w:rPr>
        <w:t>13</w:t>
      </w:r>
      <w:r w:rsidRPr="00D36D38">
        <w:rPr>
          <w:color w:val="000000"/>
        </w:rPr>
        <w:t>, 581–583 (2016).</w:t>
      </w:r>
    </w:p>
    <w:p w14:paraId="06AF80D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46.</w:t>
      </w:r>
      <w:r w:rsidRPr="00D36D38">
        <w:rPr>
          <w:color w:val="000000"/>
        </w:rPr>
        <w:tab/>
      </w:r>
      <w:proofErr w:type="spellStart"/>
      <w:r w:rsidRPr="00D36D38">
        <w:rPr>
          <w:color w:val="000000"/>
        </w:rPr>
        <w:t>Bokulich</w:t>
      </w:r>
      <w:proofErr w:type="spellEnd"/>
      <w:r w:rsidRPr="00D36D38">
        <w:rPr>
          <w:color w:val="000000"/>
        </w:rPr>
        <w:t xml:space="preserve">, N. A. </w:t>
      </w:r>
      <w:r w:rsidRPr="00D36D38">
        <w:rPr>
          <w:i/>
          <w:color w:val="000000"/>
        </w:rPr>
        <w:t>et al.</w:t>
      </w:r>
      <w:r w:rsidRPr="00D36D38">
        <w:rPr>
          <w:color w:val="000000"/>
        </w:rPr>
        <w:t xml:space="preserve"> Optimizing taxonomic classification of marker-gene amplicon sequences with QIIME 2’s q2-feature-classifier plugin. </w:t>
      </w:r>
      <w:r w:rsidRPr="00D36D38">
        <w:rPr>
          <w:i/>
          <w:color w:val="000000"/>
        </w:rPr>
        <w:t>Microbiome</w:t>
      </w:r>
      <w:r w:rsidRPr="00D36D38">
        <w:rPr>
          <w:color w:val="000000"/>
        </w:rPr>
        <w:t xml:space="preserve"> </w:t>
      </w:r>
      <w:r w:rsidRPr="00D36D38">
        <w:rPr>
          <w:b/>
          <w:color w:val="000000"/>
        </w:rPr>
        <w:t>6</w:t>
      </w:r>
      <w:r w:rsidRPr="00D36D38">
        <w:rPr>
          <w:color w:val="000000"/>
        </w:rPr>
        <w:t>, 90 (2018).</w:t>
      </w:r>
    </w:p>
    <w:p w14:paraId="15EEE8B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47.</w:t>
      </w:r>
      <w:r w:rsidRPr="00D36D38">
        <w:rPr>
          <w:color w:val="000000"/>
        </w:rPr>
        <w:tab/>
        <w:t xml:space="preserve">Quast, C. </w:t>
      </w:r>
      <w:r w:rsidRPr="00D36D38">
        <w:rPr>
          <w:i/>
          <w:color w:val="000000"/>
        </w:rPr>
        <w:t>et al.</w:t>
      </w:r>
      <w:r w:rsidRPr="00D36D38">
        <w:rPr>
          <w:color w:val="000000"/>
        </w:rPr>
        <w:t xml:space="preserve"> The SILVA ribosomal RNA gene database project: improved data processing and web-based tools. </w:t>
      </w:r>
      <w:r w:rsidRPr="00D36D38">
        <w:rPr>
          <w:i/>
          <w:color w:val="000000"/>
        </w:rPr>
        <w:t>Nucleic Acids Res.</w:t>
      </w:r>
      <w:r w:rsidRPr="00D36D38">
        <w:rPr>
          <w:color w:val="000000"/>
        </w:rPr>
        <w:t xml:space="preserve"> </w:t>
      </w:r>
      <w:r w:rsidRPr="00D36D38">
        <w:rPr>
          <w:b/>
          <w:color w:val="000000"/>
        </w:rPr>
        <w:t>41</w:t>
      </w:r>
      <w:r w:rsidRPr="00D36D38">
        <w:rPr>
          <w:color w:val="000000"/>
        </w:rPr>
        <w:t>, D590–D596 (2013).</w:t>
      </w:r>
    </w:p>
    <w:p w14:paraId="09626CD5"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48.</w:t>
      </w:r>
      <w:r w:rsidRPr="00D36D38">
        <w:rPr>
          <w:color w:val="000000"/>
        </w:rPr>
        <w:tab/>
        <w:t xml:space="preserve">Winter, D. J. </w:t>
      </w:r>
      <w:proofErr w:type="spellStart"/>
      <w:r w:rsidRPr="00D36D38">
        <w:rPr>
          <w:i/>
          <w:color w:val="000000"/>
        </w:rPr>
        <w:t>rentrez</w:t>
      </w:r>
      <w:proofErr w:type="spellEnd"/>
      <w:r w:rsidRPr="00D36D38">
        <w:rPr>
          <w:i/>
          <w:color w:val="000000"/>
        </w:rPr>
        <w:t xml:space="preserve">: An R package for the NCBI </w:t>
      </w:r>
      <w:proofErr w:type="spellStart"/>
      <w:r w:rsidRPr="00D36D38">
        <w:rPr>
          <w:i/>
          <w:color w:val="000000"/>
        </w:rPr>
        <w:t>eUtils</w:t>
      </w:r>
      <w:proofErr w:type="spellEnd"/>
      <w:r w:rsidRPr="00D36D38">
        <w:rPr>
          <w:i/>
          <w:color w:val="000000"/>
        </w:rPr>
        <w:t xml:space="preserve"> API</w:t>
      </w:r>
      <w:r w:rsidRPr="00D36D38">
        <w:rPr>
          <w:color w:val="000000"/>
        </w:rPr>
        <w:t>. (2017).</w:t>
      </w:r>
    </w:p>
    <w:p w14:paraId="1FF5CB4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49.</w:t>
      </w:r>
      <w:r w:rsidRPr="00D36D38">
        <w:rPr>
          <w:color w:val="000000"/>
        </w:rPr>
        <w:tab/>
      </w:r>
      <w:proofErr w:type="spellStart"/>
      <w:r w:rsidRPr="00D36D38">
        <w:rPr>
          <w:color w:val="000000"/>
        </w:rPr>
        <w:t>Narayanasamy</w:t>
      </w:r>
      <w:proofErr w:type="spellEnd"/>
      <w:r w:rsidRPr="00D36D38">
        <w:rPr>
          <w:color w:val="000000"/>
        </w:rPr>
        <w:t xml:space="preserve">, S. </w:t>
      </w:r>
      <w:r w:rsidRPr="00D36D38">
        <w:rPr>
          <w:i/>
          <w:color w:val="000000"/>
        </w:rPr>
        <w:t>et al.</w:t>
      </w:r>
      <w:r w:rsidRPr="00D36D38">
        <w:rPr>
          <w:color w:val="000000"/>
        </w:rPr>
        <w:t xml:space="preserve"> IMP: a pipeline for reproducible reference-independent integrated metagenomic and </w:t>
      </w:r>
      <w:proofErr w:type="spellStart"/>
      <w:r w:rsidRPr="00D36D38">
        <w:rPr>
          <w:color w:val="000000"/>
        </w:rPr>
        <w:t>metatranscriptomic</w:t>
      </w:r>
      <w:proofErr w:type="spellEnd"/>
      <w:r w:rsidRPr="00D36D38">
        <w:rPr>
          <w:color w:val="000000"/>
        </w:rPr>
        <w:t xml:space="preserve"> analyses. </w:t>
      </w:r>
      <w:r w:rsidRPr="00D36D38">
        <w:rPr>
          <w:i/>
          <w:color w:val="000000"/>
        </w:rPr>
        <w:t>Genome Biol.</w:t>
      </w:r>
      <w:r w:rsidRPr="00D36D38">
        <w:rPr>
          <w:color w:val="000000"/>
        </w:rPr>
        <w:t xml:space="preserve"> </w:t>
      </w:r>
      <w:r w:rsidRPr="00D36D38">
        <w:rPr>
          <w:b/>
          <w:color w:val="000000"/>
        </w:rPr>
        <w:t>17</w:t>
      </w:r>
      <w:r w:rsidRPr="00D36D38">
        <w:rPr>
          <w:color w:val="000000"/>
        </w:rPr>
        <w:t>, 260 (2016).</w:t>
      </w:r>
    </w:p>
    <w:p w14:paraId="3383F02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50.</w:t>
      </w:r>
      <w:r w:rsidRPr="00D36D38">
        <w:rPr>
          <w:color w:val="000000"/>
        </w:rPr>
        <w:tab/>
      </w:r>
      <w:proofErr w:type="spellStart"/>
      <w:r w:rsidRPr="00D36D38">
        <w:rPr>
          <w:color w:val="000000"/>
        </w:rPr>
        <w:t>Köster</w:t>
      </w:r>
      <w:proofErr w:type="spellEnd"/>
      <w:r w:rsidRPr="00D36D38">
        <w:rPr>
          <w:color w:val="000000"/>
        </w:rPr>
        <w:t xml:space="preserve">, J. &amp; </w:t>
      </w:r>
      <w:proofErr w:type="spellStart"/>
      <w:r w:rsidRPr="00D36D38">
        <w:rPr>
          <w:color w:val="000000"/>
        </w:rPr>
        <w:t>Rahmann</w:t>
      </w:r>
      <w:proofErr w:type="spellEnd"/>
      <w:r w:rsidRPr="00D36D38">
        <w:rPr>
          <w:color w:val="000000"/>
        </w:rPr>
        <w:t xml:space="preserve">, S. </w:t>
      </w:r>
      <w:proofErr w:type="spellStart"/>
      <w:r w:rsidRPr="00D36D38">
        <w:rPr>
          <w:color w:val="000000"/>
        </w:rPr>
        <w:t>Snakemake</w:t>
      </w:r>
      <w:proofErr w:type="spellEnd"/>
      <w:r w:rsidRPr="00D36D38">
        <w:rPr>
          <w:color w:val="000000"/>
        </w:rPr>
        <w:t xml:space="preserve">—a scalable bioinformatics workflow engine. </w:t>
      </w:r>
      <w:r w:rsidRPr="00D36D38">
        <w:rPr>
          <w:i/>
          <w:color w:val="000000"/>
        </w:rPr>
        <w:t>Bioinformatics</w:t>
      </w:r>
      <w:r w:rsidRPr="00D36D38">
        <w:rPr>
          <w:color w:val="000000"/>
        </w:rPr>
        <w:t xml:space="preserve"> </w:t>
      </w:r>
      <w:r w:rsidRPr="00D36D38">
        <w:rPr>
          <w:b/>
          <w:color w:val="000000"/>
        </w:rPr>
        <w:t>28</w:t>
      </w:r>
      <w:r w:rsidRPr="00D36D38">
        <w:rPr>
          <w:color w:val="000000"/>
        </w:rPr>
        <w:t>, 2520–2522 (2012).</w:t>
      </w:r>
    </w:p>
    <w:p w14:paraId="67A0089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51.</w:t>
      </w:r>
      <w:r w:rsidRPr="00D36D38">
        <w:rPr>
          <w:color w:val="000000"/>
        </w:rPr>
        <w:tab/>
        <w:t xml:space="preserve">Li, D., Liu, C.-M., Luo, R., </w:t>
      </w:r>
      <w:proofErr w:type="spellStart"/>
      <w:r w:rsidRPr="00D36D38">
        <w:rPr>
          <w:color w:val="000000"/>
        </w:rPr>
        <w:t>Sadakane</w:t>
      </w:r>
      <w:proofErr w:type="spellEnd"/>
      <w:r w:rsidRPr="00D36D38">
        <w:rPr>
          <w:color w:val="000000"/>
        </w:rPr>
        <w:t xml:space="preserve">, K. &amp; Lam, T.-W. MEGAHIT: an ultra-fast single-node solution for large and complex metagenomics assembly via succinct de Bruijn graph. </w:t>
      </w:r>
      <w:r w:rsidRPr="00D36D38">
        <w:rPr>
          <w:i/>
          <w:color w:val="000000"/>
        </w:rPr>
        <w:t>Bioinformatics</w:t>
      </w:r>
      <w:r w:rsidRPr="00D36D38">
        <w:rPr>
          <w:color w:val="000000"/>
        </w:rPr>
        <w:t xml:space="preserve"> </w:t>
      </w:r>
      <w:r w:rsidRPr="00D36D38">
        <w:rPr>
          <w:b/>
          <w:color w:val="000000"/>
        </w:rPr>
        <w:t>31</w:t>
      </w:r>
      <w:r w:rsidRPr="00D36D38">
        <w:rPr>
          <w:color w:val="000000"/>
        </w:rPr>
        <w:t>, 1674–1676 (2015).</w:t>
      </w:r>
    </w:p>
    <w:p w14:paraId="01756FB5"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52.</w:t>
      </w:r>
      <w:r w:rsidRPr="00D36D38">
        <w:rPr>
          <w:color w:val="000000"/>
        </w:rPr>
        <w:tab/>
        <w:t xml:space="preserve">Seemann, T. </w:t>
      </w:r>
      <w:proofErr w:type="spellStart"/>
      <w:r w:rsidRPr="00D36D38">
        <w:rPr>
          <w:color w:val="000000"/>
        </w:rPr>
        <w:t>Prokka</w:t>
      </w:r>
      <w:proofErr w:type="spellEnd"/>
      <w:r w:rsidRPr="00D36D38">
        <w:rPr>
          <w:color w:val="000000"/>
        </w:rPr>
        <w:t xml:space="preserve">: rapid prokaryotic genome annotation. </w:t>
      </w:r>
      <w:r w:rsidRPr="00D36D38">
        <w:rPr>
          <w:i/>
          <w:color w:val="000000"/>
        </w:rPr>
        <w:t>Bioinformatics</w:t>
      </w:r>
      <w:r w:rsidRPr="00D36D38">
        <w:rPr>
          <w:color w:val="000000"/>
        </w:rPr>
        <w:t xml:space="preserve"> </w:t>
      </w:r>
      <w:r w:rsidRPr="00D36D38">
        <w:rPr>
          <w:b/>
          <w:color w:val="000000"/>
        </w:rPr>
        <w:t>30</w:t>
      </w:r>
      <w:r w:rsidRPr="00D36D38">
        <w:rPr>
          <w:color w:val="000000"/>
        </w:rPr>
        <w:t>, 2068–2069 (2014).</w:t>
      </w:r>
    </w:p>
    <w:p w14:paraId="114B1BBE"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53.</w:t>
      </w:r>
      <w:r w:rsidRPr="00D36D38">
        <w:rPr>
          <w:color w:val="000000"/>
        </w:rPr>
        <w:tab/>
        <w:t xml:space="preserve">Hyatt, D. </w:t>
      </w:r>
      <w:r w:rsidRPr="00D36D38">
        <w:rPr>
          <w:i/>
          <w:color w:val="000000"/>
        </w:rPr>
        <w:t>et al.</w:t>
      </w:r>
      <w:r w:rsidRPr="00D36D38">
        <w:rPr>
          <w:color w:val="000000"/>
        </w:rPr>
        <w:t xml:space="preserve"> Prodigal: prokaryotic gene recognition and translation initiation site identification. </w:t>
      </w:r>
      <w:r w:rsidRPr="00D36D38">
        <w:rPr>
          <w:i/>
          <w:color w:val="000000"/>
        </w:rPr>
        <w:t>BMC Bioinformatics</w:t>
      </w:r>
      <w:r w:rsidRPr="00D36D38">
        <w:rPr>
          <w:color w:val="000000"/>
        </w:rPr>
        <w:t xml:space="preserve"> </w:t>
      </w:r>
      <w:r w:rsidRPr="00D36D38">
        <w:rPr>
          <w:b/>
          <w:color w:val="000000"/>
        </w:rPr>
        <w:t>11</w:t>
      </w:r>
      <w:r w:rsidRPr="00D36D38">
        <w:rPr>
          <w:color w:val="000000"/>
        </w:rPr>
        <w:t>, 119 (2010).</w:t>
      </w:r>
    </w:p>
    <w:p w14:paraId="0974093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54.</w:t>
      </w:r>
      <w:r w:rsidRPr="00D36D38">
        <w:rPr>
          <w:color w:val="000000"/>
        </w:rPr>
        <w:tab/>
        <w:t xml:space="preserve">Eddy, S. R. Accelerated Profile HMM Searches. </w:t>
      </w:r>
      <w:r w:rsidRPr="00D36D38">
        <w:rPr>
          <w:i/>
          <w:color w:val="000000"/>
        </w:rPr>
        <w:t xml:space="preserve">PLOS </w:t>
      </w:r>
      <w:proofErr w:type="spellStart"/>
      <w:r w:rsidRPr="00D36D38">
        <w:rPr>
          <w:i/>
          <w:color w:val="000000"/>
        </w:rPr>
        <w:t>Comput</w:t>
      </w:r>
      <w:proofErr w:type="spellEnd"/>
      <w:r w:rsidRPr="00D36D38">
        <w:rPr>
          <w:i/>
          <w:color w:val="000000"/>
        </w:rPr>
        <w:t>. Biol.</w:t>
      </w:r>
      <w:r w:rsidRPr="00D36D38">
        <w:rPr>
          <w:color w:val="000000"/>
        </w:rPr>
        <w:t xml:space="preserve"> </w:t>
      </w:r>
      <w:r w:rsidRPr="00D36D38">
        <w:rPr>
          <w:b/>
          <w:color w:val="000000"/>
        </w:rPr>
        <w:t>7</w:t>
      </w:r>
      <w:r w:rsidRPr="00D36D38">
        <w:rPr>
          <w:color w:val="000000"/>
        </w:rPr>
        <w:t>, e1002195 (2011).</w:t>
      </w:r>
    </w:p>
    <w:p w14:paraId="4392430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55.</w:t>
      </w:r>
      <w:r w:rsidRPr="00D36D38">
        <w:rPr>
          <w:color w:val="000000"/>
        </w:rPr>
        <w:tab/>
      </w:r>
      <w:proofErr w:type="spellStart"/>
      <w:r w:rsidRPr="00D36D38">
        <w:rPr>
          <w:color w:val="000000"/>
        </w:rPr>
        <w:t>Heintz-Buschart</w:t>
      </w:r>
      <w:proofErr w:type="spellEnd"/>
      <w:r w:rsidRPr="00D36D38">
        <w:rPr>
          <w:color w:val="000000"/>
        </w:rPr>
        <w:t xml:space="preserve">, A. </w:t>
      </w:r>
      <w:r w:rsidRPr="00D36D38">
        <w:rPr>
          <w:i/>
          <w:color w:val="000000"/>
        </w:rPr>
        <w:t>et al.</w:t>
      </w:r>
      <w:r w:rsidRPr="00D36D38">
        <w:rPr>
          <w:color w:val="000000"/>
        </w:rPr>
        <w:t xml:space="preserve"> Integrated multi-omics of the human gut microbiome in a case study of familial type 1 diabetes. </w:t>
      </w:r>
      <w:r w:rsidRPr="00D36D38">
        <w:rPr>
          <w:i/>
          <w:color w:val="000000"/>
        </w:rPr>
        <w:t xml:space="preserve">Nat. </w:t>
      </w:r>
      <w:proofErr w:type="spellStart"/>
      <w:r w:rsidRPr="00D36D38">
        <w:rPr>
          <w:i/>
          <w:color w:val="000000"/>
        </w:rPr>
        <w:t>Microbiol</w:t>
      </w:r>
      <w:proofErr w:type="spellEnd"/>
      <w:r w:rsidRPr="00D36D38">
        <w:rPr>
          <w:i/>
          <w:color w:val="000000"/>
        </w:rPr>
        <w:t>.</w:t>
      </w:r>
      <w:r w:rsidRPr="00D36D38">
        <w:rPr>
          <w:color w:val="000000"/>
        </w:rPr>
        <w:t xml:space="preserve"> </w:t>
      </w:r>
      <w:r w:rsidRPr="00D36D38">
        <w:rPr>
          <w:b/>
          <w:color w:val="000000"/>
        </w:rPr>
        <w:t>2</w:t>
      </w:r>
      <w:r w:rsidRPr="00D36D38">
        <w:rPr>
          <w:color w:val="000000"/>
        </w:rPr>
        <w:t>, 1–13 (2016).</w:t>
      </w:r>
    </w:p>
    <w:p w14:paraId="5D21728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56.</w:t>
      </w:r>
      <w:r w:rsidRPr="00D36D38">
        <w:rPr>
          <w:color w:val="000000"/>
        </w:rPr>
        <w:tab/>
      </w:r>
      <w:proofErr w:type="spellStart"/>
      <w:r w:rsidRPr="00D36D38">
        <w:rPr>
          <w:color w:val="000000"/>
        </w:rPr>
        <w:t>Kanehisa</w:t>
      </w:r>
      <w:proofErr w:type="spellEnd"/>
      <w:r w:rsidRPr="00D36D38">
        <w:rPr>
          <w:color w:val="000000"/>
        </w:rPr>
        <w:t xml:space="preserve">, M. &amp; </w:t>
      </w:r>
      <w:proofErr w:type="spellStart"/>
      <w:r w:rsidRPr="00D36D38">
        <w:rPr>
          <w:color w:val="000000"/>
        </w:rPr>
        <w:t>Goto</w:t>
      </w:r>
      <w:proofErr w:type="spellEnd"/>
      <w:r w:rsidRPr="00D36D38">
        <w:rPr>
          <w:color w:val="000000"/>
        </w:rPr>
        <w:t xml:space="preserve">, S. KEGG: Kyoto </w:t>
      </w:r>
      <w:proofErr w:type="spellStart"/>
      <w:r w:rsidRPr="00D36D38">
        <w:rPr>
          <w:color w:val="000000"/>
        </w:rPr>
        <w:t>Encyclopedia</w:t>
      </w:r>
      <w:proofErr w:type="spellEnd"/>
      <w:r w:rsidRPr="00D36D38">
        <w:rPr>
          <w:color w:val="000000"/>
        </w:rPr>
        <w:t xml:space="preserve"> of Genes and Genomes. </w:t>
      </w:r>
      <w:r w:rsidRPr="00D36D38">
        <w:rPr>
          <w:i/>
          <w:color w:val="000000"/>
        </w:rPr>
        <w:t>Nucleic Acids Res.</w:t>
      </w:r>
      <w:r w:rsidRPr="00D36D38">
        <w:rPr>
          <w:color w:val="000000"/>
        </w:rPr>
        <w:t xml:space="preserve"> </w:t>
      </w:r>
      <w:r w:rsidRPr="00D36D38">
        <w:rPr>
          <w:b/>
          <w:color w:val="000000"/>
        </w:rPr>
        <w:t>28</w:t>
      </w:r>
      <w:r w:rsidRPr="00D36D38">
        <w:rPr>
          <w:color w:val="000000"/>
        </w:rPr>
        <w:t>, 27–30 (2000).</w:t>
      </w:r>
    </w:p>
    <w:p w14:paraId="6732F86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57.</w:t>
      </w:r>
      <w:r w:rsidRPr="00D36D38">
        <w:rPr>
          <w:color w:val="000000"/>
        </w:rPr>
        <w:tab/>
        <w:t xml:space="preserve">Liao, Y., Smyth, G. K. &amp; Shi, W. </w:t>
      </w:r>
      <w:proofErr w:type="spellStart"/>
      <w:r w:rsidRPr="00D36D38">
        <w:rPr>
          <w:color w:val="000000"/>
        </w:rPr>
        <w:t>featureCounts</w:t>
      </w:r>
      <w:proofErr w:type="spellEnd"/>
      <w:r w:rsidRPr="00D36D38">
        <w:rPr>
          <w:color w:val="000000"/>
        </w:rPr>
        <w:t xml:space="preserve">: an efficient </w:t>
      </w:r>
      <w:proofErr w:type="gramStart"/>
      <w:r w:rsidRPr="00D36D38">
        <w:rPr>
          <w:color w:val="000000"/>
        </w:rPr>
        <w:t>general purpose</w:t>
      </w:r>
      <w:proofErr w:type="gramEnd"/>
      <w:r w:rsidRPr="00D36D38">
        <w:rPr>
          <w:color w:val="000000"/>
        </w:rPr>
        <w:t xml:space="preserve"> program for assigning sequence reads to genomic features. </w:t>
      </w:r>
      <w:r w:rsidRPr="00D36D38">
        <w:rPr>
          <w:i/>
          <w:color w:val="000000"/>
        </w:rPr>
        <w:t>Bioinformatics</w:t>
      </w:r>
      <w:r w:rsidRPr="00D36D38">
        <w:rPr>
          <w:color w:val="000000"/>
        </w:rPr>
        <w:t xml:space="preserve"> </w:t>
      </w:r>
      <w:r w:rsidRPr="00D36D38">
        <w:rPr>
          <w:b/>
          <w:color w:val="000000"/>
        </w:rPr>
        <w:t>30</w:t>
      </w:r>
      <w:r w:rsidRPr="00D36D38">
        <w:rPr>
          <w:color w:val="000000"/>
        </w:rPr>
        <w:t>, 923–930 (2014).</w:t>
      </w:r>
    </w:p>
    <w:p w14:paraId="296FBDE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58.</w:t>
      </w:r>
      <w:r w:rsidRPr="00D36D38">
        <w:rPr>
          <w:color w:val="000000"/>
        </w:rPr>
        <w:tab/>
      </w:r>
      <w:proofErr w:type="spellStart"/>
      <w:r w:rsidRPr="00D36D38">
        <w:rPr>
          <w:color w:val="000000"/>
        </w:rPr>
        <w:t>Pedregosa</w:t>
      </w:r>
      <w:proofErr w:type="spellEnd"/>
      <w:r w:rsidRPr="00D36D38">
        <w:rPr>
          <w:color w:val="000000"/>
        </w:rPr>
        <w:t xml:space="preserve">, F. </w:t>
      </w:r>
      <w:r w:rsidRPr="00D36D38">
        <w:rPr>
          <w:i/>
          <w:color w:val="000000"/>
        </w:rPr>
        <w:t>et al.</w:t>
      </w:r>
      <w:r w:rsidRPr="00D36D38">
        <w:rPr>
          <w:color w:val="000000"/>
        </w:rPr>
        <w:t xml:space="preserve"> Scikit-learn: Machine learning in Python. </w:t>
      </w:r>
      <w:r w:rsidRPr="00D36D38">
        <w:rPr>
          <w:i/>
          <w:color w:val="000000"/>
        </w:rPr>
        <w:t>J. Mach. Learn. Res.</w:t>
      </w:r>
      <w:r w:rsidRPr="00D36D38">
        <w:rPr>
          <w:color w:val="000000"/>
        </w:rPr>
        <w:t xml:space="preserve"> </w:t>
      </w:r>
      <w:r w:rsidRPr="00D36D38">
        <w:rPr>
          <w:b/>
          <w:color w:val="000000"/>
        </w:rPr>
        <w:t>12</w:t>
      </w:r>
      <w:r w:rsidRPr="00D36D38">
        <w:rPr>
          <w:color w:val="000000"/>
        </w:rPr>
        <w:t>, 2825–2830 (2011).</w:t>
      </w:r>
    </w:p>
    <w:p w14:paraId="3ED58C94"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59.</w:t>
      </w:r>
      <w:r w:rsidRPr="00D36D38">
        <w:rPr>
          <w:color w:val="000000"/>
        </w:rPr>
        <w:tab/>
      </w:r>
      <w:proofErr w:type="spellStart"/>
      <w:r w:rsidRPr="00D36D38">
        <w:rPr>
          <w:color w:val="000000"/>
        </w:rPr>
        <w:t>Katoh</w:t>
      </w:r>
      <w:proofErr w:type="spellEnd"/>
      <w:r w:rsidRPr="00D36D38">
        <w:rPr>
          <w:color w:val="000000"/>
        </w:rPr>
        <w:t xml:space="preserve">, K. &amp; </w:t>
      </w:r>
      <w:proofErr w:type="spellStart"/>
      <w:r w:rsidRPr="00D36D38">
        <w:rPr>
          <w:color w:val="000000"/>
        </w:rPr>
        <w:t>Standley</w:t>
      </w:r>
      <w:proofErr w:type="spellEnd"/>
      <w:r w:rsidRPr="00D36D38">
        <w:rPr>
          <w:color w:val="000000"/>
        </w:rPr>
        <w:t xml:space="preserve">, D. M. MAFFT Multiple Sequence Alignment Software Version 7: Improvements in Performance and Usability. </w:t>
      </w:r>
      <w:r w:rsidRPr="00D36D38">
        <w:rPr>
          <w:i/>
          <w:color w:val="000000"/>
        </w:rPr>
        <w:t xml:space="preserve">Mol. Biol.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30</w:t>
      </w:r>
      <w:r w:rsidRPr="00D36D38">
        <w:rPr>
          <w:color w:val="000000"/>
        </w:rPr>
        <w:t>, 772–780 (2013).</w:t>
      </w:r>
    </w:p>
    <w:p w14:paraId="217EEA0D"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60.</w:t>
      </w:r>
      <w:r w:rsidRPr="00D36D38">
        <w:rPr>
          <w:color w:val="000000"/>
        </w:rPr>
        <w:tab/>
        <w:t xml:space="preserve">Capella-Gutiérrez, S., Silla-Martínez, J. M. &amp; </w:t>
      </w:r>
      <w:proofErr w:type="spellStart"/>
      <w:r w:rsidRPr="00D36D38">
        <w:rPr>
          <w:color w:val="000000"/>
        </w:rPr>
        <w:t>Gabaldón</w:t>
      </w:r>
      <w:proofErr w:type="spellEnd"/>
      <w:r w:rsidRPr="00D36D38">
        <w:rPr>
          <w:color w:val="000000"/>
        </w:rPr>
        <w:t xml:space="preserve">, T. </w:t>
      </w:r>
      <w:proofErr w:type="spellStart"/>
      <w:r w:rsidRPr="00D36D38">
        <w:rPr>
          <w:color w:val="000000"/>
        </w:rPr>
        <w:t>trimAl</w:t>
      </w:r>
      <w:proofErr w:type="spellEnd"/>
      <w:r w:rsidRPr="00D36D38">
        <w:rPr>
          <w:color w:val="000000"/>
        </w:rPr>
        <w:t xml:space="preserve">: a tool for automated alignment trimming in large-scale phylogenetic analyses. </w:t>
      </w:r>
      <w:r w:rsidRPr="00D36D38">
        <w:rPr>
          <w:i/>
          <w:color w:val="000000"/>
        </w:rPr>
        <w:t>Bioinformatics</w:t>
      </w:r>
      <w:r w:rsidRPr="00D36D38">
        <w:rPr>
          <w:color w:val="000000"/>
        </w:rPr>
        <w:t xml:space="preserve"> </w:t>
      </w:r>
      <w:r w:rsidRPr="00D36D38">
        <w:rPr>
          <w:b/>
          <w:color w:val="000000"/>
        </w:rPr>
        <w:t>25</w:t>
      </w:r>
      <w:r w:rsidRPr="00D36D38">
        <w:rPr>
          <w:color w:val="000000"/>
        </w:rPr>
        <w:t>, 1972–1973 (2009).</w:t>
      </w:r>
    </w:p>
    <w:p w14:paraId="1CE5B7DC"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61.</w:t>
      </w:r>
      <w:r w:rsidRPr="00D36D38">
        <w:rPr>
          <w:color w:val="000000"/>
        </w:rPr>
        <w:tab/>
        <w:t xml:space="preserve">Nguyen, L.-T., Schmidt, H. A., von </w:t>
      </w:r>
      <w:proofErr w:type="spellStart"/>
      <w:r w:rsidRPr="00D36D38">
        <w:rPr>
          <w:color w:val="000000"/>
        </w:rPr>
        <w:t>Haeseler</w:t>
      </w:r>
      <w:proofErr w:type="spellEnd"/>
      <w:r w:rsidRPr="00D36D38">
        <w:rPr>
          <w:color w:val="000000"/>
        </w:rPr>
        <w:t xml:space="preserve">, A. &amp; Minh, B. Q. IQ-TREE: A Fast and Effective Stochastic Algorithm for Estimating Maximum-Likelihood Phylogenies. </w:t>
      </w:r>
      <w:r w:rsidRPr="00D36D38">
        <w:rPr>
          <w:i/>
          <w:color w:val="000000"/>
        </w:rPr>
        <w:t xml:space="preserve">Mol. Biol.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32</w:t>
      </w:r>
      <w:r w:rsidRPr="00D36D38">
        <w:rPr>
          <w:color w:val="000000"/>
        </w:rPr>
        <w:t>, 268–274 (2015).</w:t>
      </w:r>
    </w:p>
    <w:p w14:paraId="33CB432C"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62.</w:t>
      </w:r>
      <w:r w:rsidRPr="00D36D38">
        <w:rPr>
          <w:color w:val="000000"/>
        </w:rPr>
        <w:tab/>
        <w:t xml:space="preserve">Yu, G., Lam, T. T.-Y., Zhu, H. &amp; Guan, Y. Two Methods for Mapping and Visualizing Associated Data on Phylogeny Using </w:t>
      </w:r>
      <w:proofErr w:type="spellStart"/>
      <w:r w:rsidRPr="00D36D38">
        <w:rPr>
          <w:color w:val="000000"/>
        </w:rPr>
        <w:t>Ggtree</w:t>
      </w:r>
      <w:proofErr w:type="spellEnd"/>
      <w:r w:rsidRPr="00D36D38">
        <w:rPr>
          <w:color w:val="000000"/>
        </w:rPr>
        <w:t xml:space="preserve">. </w:t>
      </w:r>
      <w:r w:rsidRPr="00D36D38">
        <w:rPr>
          <w:i/>
          <w:color w:val="000000"/>
        </w:rPr>
        <w:t xml:space="preserve">Mol. Biol. </w:t>
      </w:r>
      <w:proofErr w:type="spellStart"/>
      <w:r w:rsidRPr="00D36D38">
        <w:rPr>
          <w:i/>
          <w:color w:val="000000"/>
        </w:rPr>
        <w:t>Evol</w:t>
      </w:r>
      <w:proofErr w:type="spellEnd"/>
      <w:r w:rsidRPr="00D36D38">
        <w:rPr>
          <w:i/>
          <w:color w:val="000000"/>
        </w:rPr>
        <w:t>.</w:t>
      </w:r>
      <w:r w:rsidRPr="00D36D38">
        <w:rPr>
          <w:color w:val="000000"/>
        </w:rPr>
        <w:t xml:space="preserve"> </w:t>
      </w:r>
      <w:r w:rsidRPr="00D36D38">
        <w:rPr>
          <w:b/>
          <w:color w:val="000000"/>
        </w:rPr>
        <w:t>35</w:t>
      </w:r>
      <w:r w:rsidRPr="00D36D38">
        <w:rPr>
          <w:color w:val="000000"/>
        </w:rPr>
        <w:t>, 3041–3043 (2018).</w:t>
      </w:r>
    </w:p>
    <w:p w14:paraId="17DCB711"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63.</w:t>
      </w:r>
      <w:r w:rsidRPr="00D36D38">
        <w:rPr>
          <w:color w:val="000000"/>
        </w:rPr>
        <w:tab/>
        <w:t xml:space="preserve">Yu, G. </w:t>
      </w:r>
      <w:r w:rsidRPr="00D36D38">
        <w:rPr>
          <w:i/>
          <w:color w:val="000000"/>
        </w:rPr>
        <w:t>et al.</w:t>
      </w:r>
      <w:r w:rsidRPr="00D36D38">
        <w:rPr>
          <w:color w:val="000000"/>
        </w:rPr>
        <w:t xml:space="preserve"> </w:t>
      </w:r>
      <w:proofErr w:type="spellStart"/>
      <w:r w:rsidRPr="00D36D38">
        <w:rPr>
          <w:color w:val="000000"/>
        </w:rPr>
        <w:t>ggtreeExtra</w:t>
      </w:r>
      <w:proofErr w:type="spellEnd"/>
      <w:r w:rsidRPr="00D36D38">
        <w:rPr>
          <w:color w:val="000000"/>
        </w:rPr>
        <w:t>: Compact visualization of richly annotated phylogenetic data. (2021).</w:t>
      </w:r>
    </w:p>
    <w:p w14:paraId="0967D6F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64.</w:t>
      </w:r>
      <w:r w:rsidRPr="00D36D38">
        <w:rPr>
          <w:color w:val="000000"/>
        </w:rPr>
        <w:tab/>
      </w:r>
      <w:proofErr w:type="spellStart"/>
      <w:r w:rsidRPr="00D36D38">
        <w:rPr>
          <w:color w:val="000000"/>
        </w:rPr>
        <w:t>Kembel</w:t>
      </w:r>
      <w:proofErr w:type="spellEnd"/>
      <w:r w:rsidRPr="00D36D38">
        <w:rPr>
          <w:color w:val="000000"/>
        </w:rPr>
        <w:t xml:space="preserve">, S. W. </w:t>
      </w:r>
      <w:r w:rsidRPr="00D36D38">
        <w:rPr>
          <w:i/>
          <w:color w:val="000000"/>
        </w:rPr>
        <w:t>et al.</w:t>
      </w:r>
      <w:r w:rsidRPr="00D36D38">
        <w:rPr>
          <w:color w:val="000000"/>
        </w:rPr>
        <w:t xml:space="preserve"> Picante: R tools for integrating phylogenies and ecology. </w:t>
      </w:r>
      <w:r w:rsidRPr="00D36D38">
        <w:rPr>
          <w:i/>
          <w:color w:val="000000"/>
        </w:rPr>
        <w:t>Bioinformatics</w:t>
      </w:r>
      <w:r w:rsidRPr="00D36D38">
        <w:rPr>
          <w:color w:val="000000"/>
        </w:rPr>
        <w:t xml:space="preserve"> </w:t>
      </w:r>
      <w:r w:rsidRPr="00D36D38">
        <w:rPr>
          <w:b/>
          <w:color w:val="000000"/>
        </w:rPr>
        <w:t>26</w:t>
      </w:r>
      <w:r w:rsidRPr="00D36D38">
        <w:rPr>
          <w:color w:val="000000"/>
        </w:rPr>
        <w:t>, 1463–1464 (2010).</w:t>
      </w:r>
    </w:p>
    <w:p w14:paraId="6FAEF974"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65.</w:t>
      </w:r>
      <w:r w:rsidRPr="00D36D38">
        <w:rPr>
          <w:color w:val="000000"/>
        </w:rPr>
        <w:tab/>
        <w:t xml:space="preserve">Lin, F. H. </w:t>
      </w:r>
      <w:proofErr w:type="spellStart"/>
      <w:r w:rsidRPr="00D36D38">
        <w:rPr>
          <w:color w:val="000000"/>
        </w:rPr>
        <w:t>HuangLin</w:t>
      </w:r>
      <w:proofErr w:type="spellEnd"/>
      <w:r w:rsidRPr="00D36D38">
        <w:rPr>
          <w:color w:val="000000"/>
        </w:rPr>
        <w:t>/ANCOM: Third release of ANCOM. (2019) doi:10.5281/zenodo.3577802.</w:t>
      </w:r>
    </w:p>
    <w:p w14:paraId="26A4BFA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66.</w:t>
      </w:r>
      <w:r w:rsidRPr="00D36D38">
        <w:rPr>
          <w:color w:val="000000"/>
        </w:rPr>
        <w:tab/>
      </w:r>
      <w:proofErr w:type="spellStart"/>
      <w:r w:rsidRPr="00D36D38">
        <w:rPr>
          <w:color w:val="000000"/>
        </w:rPr>
        <w:t>Metacoder</w:t>
      </w:r>
      <w:proofErr w:type="spellEnd"/>
      <w:r w:rsidRPr="00D36D38">
        <w:rPr>
          <w:color w:val="000000"/>
        </w:rPr>
        <w:t>: An R package for visualization and manipulation of community taxonomic diversity data. https://journals.plos.org/ploscompbiol/article?id=10.1371/journal.pcbi.1005404&amp;rev=1.</w:t>
      </w:r>
    </w:p>
    <w:p w14:paraId="1959C596"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67.</w:t>
      </w:r>
      <w:r w:rsidRPr="00D36D38">
        <w:rPr>
          <w:color w:val="000000"/>
        </w:rPr>
        <w:tab/>
        <w:t xml:space="preserve">Weissman, J. L., Hou, S. &amp; Fuhrman, J. A. Estimating maximal microbial growth rates from cultures, metagenomes, and single cells via codon usage patterns. </w:t>
      </w:r>
      <w:r w:rsidRPr="00D36D38">
        <w:rPr>
          <w:i/>
          <w:color w:val="000000"/>
        </w:rPr>
        <w:t>Proc. Natl. Acad. Sci.</w:t>
      </w:r>
      <w:r w:rsidRPr="00D36D38">
        <w:rPr>
          <w:color w:val="000000"/>
        </w:rPr>
        <w:t xml:space="preserve"> </w:t>
      </w:r>
      <w:r w:rsidRPr="00D36D38">
        <w:rPr>
          <w:b/>
          <w:color w:val="000000"/>
        </w:rPr>
        <w:t>118</w:t>
      </w:r>
      <w:r w:rsidRPr="00D36D38">
        <w:rPr>
          <w:color w:val="000000"/>
        </w:rPr>
        <w:t>, (2021).</w:t>
      </w:r>
    </w:p>
    <w:p w14:paraId="23FDC364"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68.</w:t>
      </w:r>
      <w:r w:rsidRPr="00D36D38">
        <w:rPr>
          <w:color w:val="000000"/>
        </w:rPr>
        <w:tab/>
      </w:r>
      <w:proofErr w:type="spellStart"/>
      <w:r w:rsidRPr="00D36D38">
        <w:rPr>
          <w:color w:val="000000"/>
        </w:rPr>
        <w:t>Elek</w:t>
      </w:r>
      <w:proofErr w:type="spellEnd"/>
      <w:r w:rsidRPr="00D36D38">
        <w:rPr>
          <w:color w:val="000000"/>
        </w:rPr>
        <w:t xml:space="preserve">, A., </w:t>
      </w:r>
      <w:proofErr w:type="spellStart"/>
      <w:r w:rsidRPr="00D36D38">
        <w:rPr>
          <w:color w:val="000000"/>
        </w:rPr>
        <w:t>Kuzman</w:t>
      </w:r>
      <w:proofErr w:type="spellEnd"/>
      <w:r w:rsidRPr="00D36D38">
        <w:rPr>
          <w:color w:val="000000"/>
        </w:rPr>
        <w:t xml:space="preserve">, M. &amp; </w:t>
      </w:r>
      <w:proofErr w:type="spellStart"/>
      <w:r w:rsidRPr="00D36D38">
        <w:rPr>
          <w:color w:val="000000"/>
        </w:rPr>
        <w:t>Vlahoviček</w:t>
      </w:r>
      <w:proofErr w:type="spellEnd"/>
      <w:r w:rsidRPr="00D36D38">
        <w:rPr>
          <w:color w:val="000000"/>
        </w:rPr>
        <w:t xml:space="preserve">, K. </w:t>
      </w:r>
      <w:proofErr w:type="spellStart"/>
      <w:r w:rsidRPr="00D36D38">
        <w:rPr>
          <w:color w:val="000000"/>
        </w:rPr>
        <w:t>coRdon</w:t>
      </w:r>
      <w:proofErr w:type="spellEnd"/>
      <w:r w:rsidRPr="00D36D38">
        <w:rPr>
          <w:color w:val="000000"/>
        </w:rPr>
        <w:t xml:space="preserve">: codon usage analysis and prediction of gene expressivity. </w:t>
      </w:r>
      <w:r w:rsidRPr="00D36D38">
        <w:rPr>
          <w:i/>
          <w:color w:val="000000"/>
        </w:rPr>
        <w:t>R Package Version</w:t>
      </w:r>
      <w:r w:rsidRPr="00D36D38">
        <w:rPr>
          <w:color w:val="000000"/>
        </w:rPr>
        <w:t xml:space="preserve"> </w:t>
      </w:r>
      <w:r w:rsidRPr="00D36D38">
        <w:rPr>
          <w:b/>
          <w:color w:val="000000"/>
        </w:rPr>
        <w:t>1</w:t>
      </w:r>
      <w:r w:rsidRPr="00D36D38">
        <w:rPr>
          <w:color w:val="000000"/>
        </w:rPr>
        <w:t>, (2019).</w:t>
      </w:r>
    </w:p>
    <w:p w14:paraId="593D9A22"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69.</w:t>
      </w:r>
      <w:r w:rsidRPr="00D36D38">
        <w:rPr>
          <w:color w:val="000000"/>
        </w:rPr>
        <w:tab/>
        <w:t xml:space="preserve">Oksanen, J. </w:t>
      </w:r>
      <w:r w:rsidRPr="00D36D38">
        <w:rPr>
          <w:i/>
          <w:color w:val="000000"/>
        </w:rPr>
        <w:t>et al.</w:t>
      </w:r>
      <w:r w:rsidRPr="00D36D38">
        <w:rPr>
          <w:color w:val="000000"/>
        </w:rPr>
        <w:t xml:space="preserve"> Package ‘vegan’. </w:t>
      </w:r>
      <w:r w:rsidRPr="00D36D38">
        <w:rPr>
          <w:i/>
          <w:color w:val="000000"/>
        </w:rPr>
        <w:t>Community Ecol. Package Version</w:t>
      </w:r>
      <w:r w:rsidRPr="00D36D38">
        <w:rPr>
          <w:color w:val="000000"/>
        </w:rPr>
        <w:t xml:space="preserve"> </w:t>
      </w:r>
      <w:r w:rsidRPr="00D36D38">
        <w:rPr>
          <w:b/>
          <w:color w:val="000000"/>
        </w:rPr>
        <w:t>2</w:t>
      </w:r>
      <w:r w:rsidRPr="00D36D38">
        <w:rPr>
          <w:color w:val="000000"/>
        </w:rPr>
        <w:t>, 1–295 (2013).</w:t>
      </w:r>
    </w:p>
    <w:p w14:paraId="2B4EFD25"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70.</w:t>
      </w:r>
      <w:r w:rsidRPr="00D36D38">
        <w:rPr>
          <w:color w:val="000000"/>
        </w:rPr>
        <w:tab/>
        <w:t>https://github.com/pmartinezarbizu/pairwiseAdonis.</w:t>
      </w:r>
    </w:p>
    <w:p w14:paraId="10523269"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71.</w:t>
      </w:r>
      <w:r w:rsidRPr="00D36D38">
        <w:rPr>
          <w:color w:val="000000"/>
        </w:rPr>
        <w:tab/>
      </w:r>
      <w:proofErr w:type="spellStart"/>
      <w:r w:rsidRPr="00D36D38">
        <w:rPr>
          <w:color w:val="000000"/>
        </w:rPr>
        <w:t>UpSetR</w:t>
      </w:r>
      <w:proofErr w:type="spellEnd"/>
      <w:r w:rsidRPr="00D36D38">
        <w:rPr>
          <w:color w:val="000000"/>
        </w:rPr>
        <w:t>: an R package for the visualization of intersecting sets and their properties | Bioinformatics | Oxford Academic. https://academic.oup.com/bioinformatics/article/33/18/2938/3884387.</w:t>
      </w:r>
    </w:p>
    <w:p w14:paraId="3C64A1F0"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72.</w:t>
      </w:r>
      <w:r w:rsidRPr="00D36D38">
        <w:rPr>
          <w:color w:val="000000"/>
        </w:rPr>
        <w:tab/>
        <w:t xml:space="preserve">Shannon, C. E. &amp; Weaver, W. The mathematical theory of information. </w:t>
      </w:r>
      <w:r w:rsidRPr="00D36D38">
        <w:rPr>
          <w:i/>
          <w:color w:val="000000"/>
        </w:rPr>
        <w:t>Urbana Univ. Ill. Press</w:t>
      </w:r>
      <w:r w:rsidRPr="00D36D38">
        <w:rPr>
          <w:color w:val="000000"/>
        </w:rPr>
        <w:t xml:space="preserve"> </w:t>
      </w:r>
      <w:r w:rsidRPr="00D36D38">
        <w:rPr>
          <w:b/>
          <w:color w:val="000000"/>
        </w:rPr>
        <w:t>97</w:t>
      </w:r>
      <w:r w:rsidRPr="00D36D38">
        <w:rPr>
          <w:color w:val="000000"/>
        </w:rPr>
        <w:t>, (1949).</w:t>
      </w:r>
    </w:p>
    <w:p w14:paraId="7BA54C13"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lastRenderedPageBreak/>
        <w:t>73.</w:t>
      </w:r>
      <w:r w:rsidRPr="00D36D38">
        <w:rPr>
          <w:color w:val="000000"/>
        </w:rPr>
        <w:tab/>
        <w:t>Love, M. I., Huber, W. &amp; Anders, S. Moderated estimation of fold change and dispersion for RNA-</w:t>
      </w:r>
      <w:proofErr w:type="spellStart"/>
      <w:r w:rsidRPr="00D36D38">
        <w:rPr>
          <w:color w:val="000000"/>
        </w:rPr>
        <w:t>seq</w:t>
      </w:r>
      <w:proofErr w:type="spellEnd"/>
      <w:r w:rsidRPr="00D36D38">
        <w:rPr>
          <w:color w:val="000000"/>
        </w:rPr>
        <w:t xml:space="preserve"> data with DESeq2. </w:t>
      </w:r>
      <w:r w:rsidRPr="00D36D38">
        <w:rPr>
          <w:i/>
          <w:color w:val="000000"/>
        </w:rPr>
        <w:t>Genome Biol.</w:t>
      </w:r>
      <w:r w:rsidRPr="00D36D38">
        <w:rPr>
          <w:color w:val="000000"/>
        </w:rPr>
        <w:t xml:space="preserve"> </w:t>
      </w:r>
      <w:r w:rsidRPr="00D36D38">
        <w:rPr>
          <w:b/>
          <w:color w:val="000000"/>
        </w:rPr>
        <w:t>15</w:t>
      </w:r>
      <w:r w:rsidRPr="00D36D38">
        <w:rPr>
          <w:color w:val="000000"/>
        </w:rPr>
        <w:t>, 550 (2014).</w:t>
      </w:r>
    </w:p>
    <w:p w14:paraId="0F647795"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74.</w:t>
      </w:r>
      <w:r w:rsidRPr="00D36D38">
        <w:rPr>
          <w:color w:val="000000"/>
        </w:rPr>
        <w:tab/>
        <w:t xml:space="preserve">Graham, E. D., Heidelberg, J. F. &amp; Tully, B. J. Potential for primary productivity in a globally-distributed bacterial phototroph. </w:t>
      </w:r>
      <w:r w:rsidRPr="00D36D38">
        <w:rPr>
          <w:i/>
          <w:color w:val="000000"/>
        </w:rPr>
        <w:t>ISME J.</w:t>
      </w:r>
      <w:r w:rsidRPr="00D36D38">
        <w:rPr>
          <w:color w:val="000000"/>
        </w:rPr>
        <w:t xml:space="preserve"> </w:t>
      </w:r>
      <w:r w:rsidRPr="00D36D38">
        <w:rPr>
          <w:b/>
          <w:color w:val="000000"/>
        </w:rPr>
        <w:t>12</w:t>
      </w:r>
      <w:r w:rsidRPr="00D36D38">
        <w:rPr>
          <w:color w:val="000000"/>
        </w:rPr>
        <w:t>, 1861–1866 (2018).</w:t>
      </w:r>
    </w:p>
    <w:p w14:paraId="1C4C3A3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75.</w:t>
      </w:r>
      <w:r w:rsidRPr="00D36D38">
        <w:rPr>
          <w:color w:val="000000"/>
        </w:rPr>
        <w:tab/>
        <w:t xml:space="preserve">Wood, D. E., Lu, J. &amp; Langmead, B. Improved metagenomic analysis with Kraken 2. </w:t>
      </w:r>
      <w:r w:rsidRPr="00D36D38">
        <w:rPr>
          <w:i/>
          <w:color w:val="000000"/>
        </w:rPr>
        <w:t>Genome Biol.</w:t>
      </w:r>
      <w:r w:rsidRPr="00D36D38">
        <w:rPr>
          <w:color w:val="000000"/>
        </w:rPr>
        <w:t xml:space="preserve"> </w:t>
      </w:r>
      <w:r w:rsidRPr="00D36D38">
        <w:rPr>
          <w:b/>
          <w:color w:val="000000"/>
        </w:rPr>
        <w:t>20</w:t>
      </w:r>
      <w:r w:rsidRPr="00D36D38">
        <w:rPr>
          <w:color w:val="000000"/>
        </w:rPr>
        <w:t>, 257 (2019).</w:t>
      </w:r>
    </w:p>
    <w:p w14:paraId="33621477"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76.</w:t>
      </w:r>
      <w:r w:rsidRPr="00D36D38">
        <w:rPr>
          <w:color w:val="000000"/>
        </w:rPr>
        <w:tab/>
      </w:r>
      <w:proofErr w:type="spellStart"/>
      <w:r w:rsidRPr="00D36D38">
        <w:rPr>
          <w:color w:val="000000"/>
        </w:rPr>
        <w:t>Federhen</w:t>
      </w:r>
      <w:proofErr w:type="spellEnd"/>
      <w:r w:rsidRPr="00D36D38">
        <w:rPr>
          <w:color w:val="000000"/>
        </w:rPr>
        <w:t xml:space="preserve">, S. The NCBI Taxonomy database. </w:t>
      </w:r>
      <w:r w:rsidRPr="00D36D38">
        <w:rPr>
          <w:i/>
          <w:color w:val="000000"/>
        </w:rPr>
        <w:t>Nucleic Acids Res.</w:t>
      </w:r>
      <w:r w:rsidRPr="00D36D38">
        <w:rPr>
          <w:color w:val="000000"/>
        </w:rPr>
        <w:t xml:space="preserve"> </w:t>
      </w:r>
      <w:r w:rsidRPr="00D36D38">
        <w:rPr>
          <w:b/>
          <w:color w:val="000000"/>
        </w:rPr>
        <w:t>40</w:t>
      </w:r>
      <w:r w:rsidRPr="00D36D38">
        <w:rPr>
          <w:color w:val="000000"/>
        </w:rPr>
        <w:t>, D136–D143 (2012).</w:t>
      </w:r>
    </w:p>
    <w:p w14:paraId="54B7F3D1"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77.</w:t>
      </w:r>
      <w:r w:rsidRPr="00D36D38">
        <w:rPr>
          <w:color w:val="000000"/>
        </w:rPr>
        <w:tab/>
      </w:r>
      <w:proofErr w:type="spellStart"/>
      <w:r w:rsidRPr="00D36D38">
        <w:rPr>
          <w:color w:val="000000"/>
        </w:rPr>
        <w:t>Steinegger</w:t>
      </w:r>
      <w:proofErr w:type="spellEnd"/>
      <w:r w:rsidRPr="00D36D38">
        <w:rPr>
          <w:color w:val="000000"/>
        </w:rPr>
        <w:t xml:space="preserve">, M. &amp; </w:t>
      </w:r>
      <w:proofErr w:type="spellStart"/>
      <w:r w:rsidRPr="00D36D38">
        <w:rPr>
          <w:color w:val="000000"/>
        </w:rPr>
        <w:t>Söding</w:t>
      </w:r>
      <w:proofErr w:type="spellEnd"/>
      <w:r w:rsidRPr="00D36D38">
        <w:rPr>
          <w:color w:val="000000"/>
        </w:rPr>
        <w:t xml:space="preserve">, J. MMseqs2 enables sensitive protein sequence searching for the analysis of massive data sets. </w:t>
      </w:r>
      <w:r w:rsidRPr="00D36D38">
        <w:rPr>
          <w:i/>
          <w:color w:val="000000"/>
        </w:rPr>
        <w:t xml:space="preserve">Nat. </w:t>
      </w:r>
      <w:proofErr w:type="spellStart"/>
      <w:r w:rsidRPr="00D36D38">
        <w:rPr>
          <w:i/>
          <w:color w:val="000000"/>
        </w:rPr>
        <w:t>Biotechnol</w:t>
      </w:r>
      <w:proofErr w:type="spellEnd"/>
      <w:r w:rsidRPr="00D36D38">
        <w:rPr>
          <w:i/>
          <w:color w:val="000000"/>
        </w:rPr>
        <w:t>.</w:t>
      </w:r>
      <w:r w:rsidRPr="00D36D38">
        <w:rPr>
          <w:color w:val="000000"/>
        </w:rPr>
        <w:t xml:space="preserve"> </w:t>
      </w:r>
      <w:r w:rsidRPr="00D36D38">
        <w:rPr>
          <w:b/>
          <w:color w:val="000000"/>
        </w:rPr>
        <w:t>35</w:t>
      </w:r>
      <w:r w:rsidRPr="00D36D38">
        <w:rPr>
          <w:color w:val="000000"/>
        </w:rPr>
        <w:t>, 1026–1028 (2017).</w:t>
      </w:r>
    </w:p>
    <w:p w14:paraId="301189EB"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78.</w:t>
      </w:r>
      <w:r w:rsidRPr="00D36D38">
        <w:rPr>
          <w:color w:val="000000"/>
        </w:rPr>
        <w:tab/>
      </w:r>
      <w:proofErr w:type="spellStart"/>
      <w:r w:rsidRPr="00D36D38">
        <w:rPr>
          <w:color w:val="000000"/>
        </w:rPr>
        <w:t>Bairoch</w:t>
      </w:r>
      <w:proofErr w:type="spellEnd"/>
      <w:r w:rsidRPr="00D36D38">
        <w:rPr>
          <w:color w:val="000000"/>
        </w:rPr>
        <w:t xml:space="preserve">, A. </w:t>
      </w:r>
      <w:r w:rsidRPr="00D36D38">
        <w:rPr>
          <w:i/>
          <w:color w:val="000000"/>
        </w:rPr>
        <w:t>et al.</w:t>
      </w:r>
      <w:r w:rsidRPr="00D36D38">
        <w:rPr>
          <w:color w:val="000000"/>
        </w:rPr>
        <w:t xml:space="preserve"> The Universal Protein Resource (</w:t>
      </w:r>
      <w:proofErr w:type="spellStart"/>
      <w:r w:rsidRPr="00D36D38">
        <w:rPr>
          <w:color w:val="000000"/>
        </w:rPr>
        <w:t>UniProt</w:t>
      </w:r>
      <w:proofErr w:type="spellEnd"/>
      <w:r w:rsidRPr="00D36D38">
        <w:rPr>
          <w:color w:val="000000"/>
        </w:rPr>
        <w:t xml:space="preserve">). </w:t>
      </w:r>
      <w:r w:rsidRPr="00D36D38">
        <w:rPr>
          <w:i/>
          <w:color w:val="000000"/>
        </w:rPr>
        <w:t>Nucleic Acids Res.</w:t>
      </w:r>
      <w:r w:rsidRPr="00D36D38">
        <w:rPr>
          <w:color w:val="000000"/>
        </w:rPr>
        <w:t xml:space="preserve"> </w:t>
      </w:r>
      <w:r w:rsidRPr="00D36D38">
        <w:rPr>
          <w:b/>
          <w:color w:val="000000"/>
        </w:rPr>
        <w:t>33</w:t>
      </w:r>
      <w:r w:rsidRPr="00D36D38">
        <w:rPr>
          <w:color w:val="000000"/>
        </w:rPr>
        <w:t>, D154–D159 (2005).</w:t>
      </w:r>
    </w:p>
    <w:p w14:paraId="2BE4D2EA" w14:textId="77777777" w:rsidR="00C1497F" w:rsidRPr="00D36D38" w:rsidRDefault="00393347">
      <w:pPr>
        <w:pBdr>
          <w:top w:val="nil"/>
          <w:left w:val="nil"/>
          <w:bottom w:val="nil"/>
          <w:right w:val="nil"/>
          <w:between w:val="nil"/>
        </w:pBdr>
        <w:tabs>
          <w:tab w:val="left" w:pos="380"/>
        </w:tabs>
        <w:spacing w:line="480" w:lineRule="auto"/>
        <w:ind w:left="384" w:hanging="384"/>
        <w:rPr>
          <w:color w:val="000000"/>
        </w:rPr>
      </w:pPr>
      <w:r w:rsidRPr="00D36D38">
        <w:rPr>
          <w:color w:val="000000"/>
        </w:rPr>
        <w:t>79.</w:t>
      </w:r>
      <w:r w:rsidRPr="00D36D38">
        <w:rPr>
          <w:color w:val="000000"/>
        </w:rPr>
        <w:tab/>
        <w:t xml:space="preserve">Larkin, M. A. </w:t>
      </w:r>
      <w:r w:rsidRPr="00D36D38">
        <w:rPr>
          <w:i/>
          <w:color w:val="000000"/>
        </w:rPr>
        <w:t>et al.</w:t>
      </w:r>
      <w:r w:rsidRPr="00D36D38">
        <w:rPr>
          <w:color w:val="000000"/>
        </w:rPr>
        <w:t xml:space="preserve"> </w:t>
      </w:r>
      <w:proofErr w:type="spellStart"/>
      <w:r w:rsidRPr="00D36D38">
        <w:rPr>
          <w:color w:val="000000"/>
        </w:rPr>
        <w:t>Clustal</w:t>
      </w:r>
      <w:proofErr w:type="spellEnd"/>
      <w:r w:rsidRPr="00D36D38">
        <w:rPr>
          <w:color w:val="000000"/>
        </w:rPr>
        <w:t xml:space="preserve"> W and </w:t>
      </w:r>
      <w:proofErr w:type="spellStart"/>
      <w:r w:rsidRPr="00D36D38">
        <w:rPr>
          <w:color w:val="000000"/>
        </w:rPr>
        <w:t>Clustal</w:t>
      </w:r>
      <w:proofErr w:type="spellEnd"/>
      <w:r w:rsidRPr="00D36D38">
        <w:rPr>
          <w:color w:val="000000"/>
        </w:rPr>
        <w:t xml:space="preserve"> X version 2.0. </w:t>
      </w:r>
      <w:r w:rsidRPr="00D36D38">
        <w:rPr>
          <w:i/>
          <w:color w:val="000000"/>
        </w:rPr>
        <w:t>Bioinformatics</w:t>
      </w:r>
      <w:r w:rsidRPr="00D36D38">
        <w:rPr>
          <w:color w:val="000000"/>
        </w:rPr>
        <w:t xml:space="preserve"> </w:t>
      </w:r>
      <w:r w:rsidRPr="00D36D38">
        <w:rPr>
          <w:b/>
          <w:color w:val="000000"/>
        </w:rPr>
        <w:t>23</w:t>
      </w:r>
      <w:r w:rsidRPr="00D36D38">
        <w:rPr>
          <w:color w:val="000000"/>
        </w:rPr>
        <w:t>, 2947–2948 (2007).</w:t>
      </w:r>
    </w:p>
    <w:p w14:paraId="047C2CFC" w14:textId="77777777" w:rsidR="00C1497F" w:rsidRPr="00D36D38" w:rsidRDefault="00C1497F">
      <w:pPr>
        <w:rPr>
          <w:b/>
          <w:sz w:val="24"/>
          <w:szCs w:val="24"/>
        </w:rPr>
      </w:pPr>
    </w:p>
    <w:sectPr w:rsidR="00C1497F" w:rsidRPr="00D36D38" w:rsidSect="00D16BED">
      <w:footerReference w:type="default" r:id="rId17"/>
      <w:pgSz w:w="11906" w:h="16838"/>
      <w:pgMar w:top="1440" w:right="1440" w:bottom="1440" w:left="1440" w:header="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39E6C" w14:textId="77777777" w:rsidR="000718A9" w:rsidRDefault="000718A9">
      <w:pPr>
        <w:spacing w:before="0" w:line="240" w:lineRule="auto"/>
      </w:pPr>
      <w:r>
        <w:separator/>
      </w:r>
    </w:p>
  </w:endnote>
  <w:endnote w:type="continuationSeparator" w:id="0">
    <w:p w14:paraId="0CE3678A" w14:textId="77777777" w:rsidR="000718A9" w:rsidRDefault="000718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C047" w14:textId="77777777" w:rsidR="00C1497F" w:rsidRDefault="00393347">
    <w:pPr>
      <w:jc w:val="right"/>
    </w:pPr>
    <w:r>
      <w:fldChar w:fldCharType="begin"/>
    </w:r>
    <w:r>
      <w:instrText>PAGE</w:instrText>
    </w:r>
    <w:r>
      <w:fldChar w:fldCharType="separate"/>
    </w:r>
    <w:r w:rsidR="00D16BE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4B531" w14:textId="77777777" w:rsidR="000718A9" w:rsidRDefault="000718A9">
      <w:pPr>
        <w:spacing w:before="0" w:line="240" w:lineRule="auto"/>
      </w:pPr>
      <w:r>
        <w:separator/>
      </w:r>
    </w:p>
  </w:footnote>
  <w:footnote w:type="continuationSeparator" w:id="0">
    <w:p w14:paraId="479B8A47" w14:textId="77777777" w:rsidR="000718A9" w:rsidRDefault="000718A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83210"/>
    <w:multiLevelType w:val="hybridMultilevel"/>
    <w:tmpl w:val="DD34A104"/>
    <w:lvl w:ilvl="0" w:tplc="DB9ECE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97F"/>
    <w:rsid w:val="000111F1"/>
    <w:rsid w:val="00034F6C"/>
    <w:rsid w:val="000629E2"/>
    <w:rsid w:val="000718A9"/>
    <w:rsid w:val="00167988"/>
    <w:rsid w:val="001E159D"/>
    <w:rsid w:val="002252C4"/>
    <w:rsid w:val="002708E9"/>
    <w:rsid w:val="003253C3"/>
    <w:rsid w:val="00393347"/>
    <w:rsid w:val="003F3924"/>
    <w:rsid w:val="00485A89"/>
    <w:rsid w:val="00563D5E"/>
    <w:rsid w:val="005A2E95"/>
    <w:rsid w:val="00644AC0"/>
    <w:rsid w:val="00681A76"/>
    <w:rsid w:val="006C63D4"/>
    <w:rsid w:val="00710F93"/>
    <w:rsid w:val="007A1D2C"/>
    <w:rsid w:val="007C71A8"/>
    <w:rsid w:val="007F7BF5"/>
    <w:rsid w:val="008730FE"/>
    <w:rsid w:val="00882495"/>
    <w:rsid w:val="009076EC"/>
    <w:rsid w:val="00915A5D"/>
    <w:rsid w:val="00A777CB"/>
    <w:rsid w:val="00A855B2"/>
    <w:rsid w:val="00AF0BB7"/>
    <w:rsid w:val="00AF175D"/>
    <w:rsid w:val="00B330BB"/>
    <w:rsid w:val="00B6690B"/>
    <w:rsid w:val="00C1497F"/>
    <w:rsid w:val="00C5664A"/>
    <w:rsid w:val="00D16BED"/>
    <w:rsid w:val="00D36D38"/>
    <w:rsid w:val="00D411D9"/>
    <w:rsid w:val="00D5072E"/>
    <w:rsid w:val="00DB10D2"/>
    <w:rsid w:val="00DB65A0"/>
    <w:rsid w:val="00DD1B17"/>
    <w:rsid w:val="00E36EB4"/>
    <w:rsid w:val="00EB407F"/>
    <w:rsid w:val="00EF379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265AE691"/>
  <w15:docId w15:val="{A7E74E7A-6050-3241-B40A-F1D9F167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en-GB"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16BED"/>
  </w:style>
  <w:style w:type="paragraph" w:styleId="ListParagraph">
    <w:name w:val="List Paragraph"/>
    <w:basedOn w:val="Normal"/>
    <w:uiPriority w:val="34"/>
    <w:qFormat/>
    <w:rsid w:val="008730FE"/>
    <w:pPr>
      <w:ind w:left="720"/>
      <w:contextualSpacing/>
    </w:pPr>
  </w:style>
  <w:style w:type="character" w:styleId="Hyperlink">
    <w:name w:val="Hyperlink"/>
    <w:basedOn w:val="DefaultParagraphFont"/>
    <w:uiPriority w:val="99"/>
    <w:unhideWhenUsed/>
    <w:rsid w:val="00485A89"/>
    <w:rPr>
      <w:color w:val="0000FF" w:themeColor="hyperlink"/>
      <w:u w:val="single"/>
    </w:rPr>
  </w:style>
  <w:style w:type="character" w:styleId="UnresolvedMention">
    <w:name w:val="Unresolved Mention"/>
    <w:basedOn w:val="DefaultParagraphFont"/>
    <w:uiPriority w:val="99"/>
    <w:semiHidden/>
    <w:unhideWhenUsed/>
    <w:rsid w:val="00485A89"/>
    <w:rPr>
      <w:color w:val="605E5C"/>
      <w:shd w:val="clear" w:color="auto" w:fill="E1DFDD"/>
    </w:rPr>
  </w:style>
  <w:style w:type="character" w:styleId="FollowedHyperlink">
    <w:name w:val="FollowedHyperlink"/>
    <w:basedOn w:val="DefaultParagraphFont"/>
    <w:uiPriority w:val="99"/>
    <w:semiHidden/>
    <w:unhideWhenUsed/>
    <w:rsid w:val="00B6690B"/>
    <w:rPr>
      <w:color w:val="800080" w:themeColor="followedHyperlink"/>
      <w:u w:val="single"/>
    </w:rPr>
  </w:style>
  <w:style w:type="paragraph" w:styleId="Revision">
    <w:name w:val="Revision"/>
    <w:hidden/>
    <w:uiPriority w:val="99"/>
    <w:semiHidden/>
    <w:rsid w:val="000629E2"/>
    <w:pPr>
      <w:spacing w:before="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zenodo"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about:blank" TargetMode="External"/><Relationship Id="rId10" Type="http://schemas.openxmlformats.org/officeDocument/2006/relationships/image" Target="media/image2.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ebi.ac.uk/ena/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29</Pages>
  <Words>10511</Words>
  <Characters>59919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18</cp:revision>
  <dcterms:created xsi:type="dcterms:W3CDTF">2022-02-22T10:11:00Z</dcterms:created>
  <dcterms:modified xsi:type="dcterms:W3CDTF">2022-02-25T12:06:00Z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id="zQbhvnE0"/&gt;&lt;style id="http://www.zotero.org/styles/nature" hasBibliography="1" bibliographyStyleHasBeenSet="0"/&gt;&lt;prefs&gt;&lt;pref name="fieldType" value="Field"/&gt;&lt;pref name="automaticJournalAbbrevia</vt:lpwstr>
  </property>
  <property fmtid="{D5CDD505-2E9C-101B-9397-08002B2CF9AE}" pid="3" name="ZOTERO_PREF_2">
    <vt:lpwstr>tions" value="true"/&gt;&lt;/prefs&gt;&lt;/data&gt;</vt:lpwstr>
  </property>
</Properties>
</file>