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C9954" w14:textId="77777777" w:rsidR="00C1497F" w:rsidRDefault="00393347">
      <w:pPr>
        <w:spacing w:after="240"/>
        <w:jc w:val="center"/>
        <w:rPr>
          <w:b/>
          <w:sz w:val="36"/>
          <w:szCs w:val="36"/>
        </w:rPr>
      </w:pPr>
      <w:r>
        <w:rPr>
          <w:b/>
          <w:sz w:val="36"/>
          <w:szCs w:val="36"/>
        </w:rPr>
        <w:t>The microbiome of the world’s vanishing cryospheric ecosystems</w:t>
      </w:r>
    </w:p>
    <w:p w14:paraId="6BE300DB" w14:textId="77777777" w:rsidR="00C1497F" w:rsidRDefault="00393347">
      <w:pPr>
        <w:spacing w:before="120" w:after="360"/>
        <w:rPr>
          <w:sz w:val="24"/>
          <w:szCs w:val="24"/>
          <w:vertAlign w:val="superscript"/>
        </w:rPr>
      </w:pPr>
      <w:r>
        <w:rPr>
          <w:sz w:val="24"/>
          <w:szCs w:val="24"/>
        </w:rPr>
        <w:t>Massimo Bourquin</w:t>
      </w:r>
      <w:r>
        <w:rPr>
          <w:sz w:val="24"/>
          <w:szCs w:val="24"/>
          <w:vertAlign w:val="superscript"/>
        </w:rPr>
        <w:t>1,*, $</w:t>
      </w:r>
      <w:r>
        <w:rPr>
          <w:sz w:val="24"/>
          <w:szCs w:val="24"/>
        </w:rPr>
        <w:t>, Susheel Bhanu Busi</w:t>
      </w:r>
      <w:r>
        <w:rPr>
          <w:sz w:val="24"/>
          <w:szCs w:val="24"/>
          <w:vertAlign w:val="superscript"/>
        </w:rPr>
        <w:t>2,*</w:t>
      </w:r>
      <w:r>
        <w:rPr>
          <w:sz w:val="24"/>
          <w:szCs w:val="24"/>
        </w:rPr>
        <w:t>, Stilianos Fodelianakis</w:t>
      </w:r>
      <w:r>
        <w:rPr>
          <w:sz w:val="24"/>
          <w:szCs w:val="24"/>
          <w:vertAlign w:val="superscript"/>
        </w:rPr>
        <w:t>1</w:t>
      </w:r>
      <w:r>
        <w:rPr>
          <w:sz w:val="24"/>
          <w:szCs w:val="24"/>
        </w:rPr>
        <w:t>, Hannes Peter</w:t>
      </w:r>
      <w:r>
        <w:rPr>
          <w:sz w:val="24"/>
          <w:szCs w:val="24"/>
          <w:vertAlign w:val="superscript"/>
        </w:rPr>
        <w:t>1</w:t>
      </w:r>
      <w:r>
        <w:rPr>
          <w:sz w:val="24"/>
          <w:szCs w:val="24"/>
        </w:rPr>
        <w:t>, Alex Washburne</w:t>
      </w:r>
      <w:r>
        <w:rPr>
          <w:sz w:val="24"/>
          <w:szCs w:val="24"/>
          <w:vertAlign w:val="superscript"/>
        </w:rPr>
        <w:t>3</w:t>
      </w:r>
      <w:r>
        <w:rPr>
          <w:sz w:val="24"/>
          <w:szCs w:val="24"/>
        </w:rPr>
        <w:t>, Tyler J. Kohler</w:t>
      </w:r>
      <w:r>
        <w:rPr>
          <w:sz w:val="24"/>
          <w:szCs w:val="24"/>
          <w:vertAlign w:val="superscript"/>
        </w:rPr>
        <w:t>1</w:t>
      </w:r>
      <w:r>
        <w:rPr>
          <w:sz w:val="24"/>
          <w:szCs w:val="24"/>
        </w:rPr>
        <w:t>, Leïla Ezzat</w:t>
      </w:r>
      <w:r>
        <w:rPr>
          <w:sz w:val="24"/>
          <w:szCs w:val="24"/>
          <w:vertAlign w:val="superscript"/>
        </w:rPr>
        <w:t>1</w:t>
      </w:r>
      <w:r>
        <w:rPr>
          <w:sz w:val="24"/>
          <w:szCs w:val="24"/>
        </w:rPr>
        <w:t>, Grégoire Michoud</w:t>
      </w:r>
      <w:r>
        <w:rPr>
          <w:sz w:val="24"/>
          <w:szCs w:val="24"/>
          <w:vertAlign w:val="superscript"/>
        </w:rPr>
        <w:t>1</w:t>
      </w:r>
      <w:r>
        <w:rPr>
          <w:sz w:val="24"/>
          <w:szCs w:val="24"/>
        </w:rPr>
        <w:t>, Paul Wilmes</w:t>
      </w:r>
      <w:r>
        <w:rPr>
          <w:sz w:val="24"/>
          <w:szCs w:val="24"/>
          <w:vertAlign w:val="superscript"/>
        </w:rPr>
        <w:t>2</w:t>
      </w:r>
      <w:r>
        <w:rPr>
          <w:sz w:val="24"/>
          <w:szCs w:val="24"/>
        </w:rPr>
        <w:t>, Tom J. Battin</w:t>
      </w:r>
      <w:r>
        <w:rPr>
          <w:sz w:val="24"/>
          <w:szCs w:val="24"/>
          <w:vertAlign w:val="superscript"/>
        </w:rPr>
        <w:t>1,$</w:t>
      </w:r>
    </w:p>
    <w:p w14:paraId="7EA4CD7D" w14:textId="1188AD6A" w:rsidR="00C1497F" w:rsidRDefault="005217B1">
      <w:pPr>
        <w:spacing w:before="120"/>
        <w:rPr>
          <w:sz w:val="24"/>
          <w:szCs w:val="24"/>
        </w:rPr>
      </w:pPr>
      <w:ins w:id="0" w:author="Microsoft Office User" w:date="2022-02-25T12:04:00Z">
        <w:r>
          <w:rPr>
            <w:sz w:val="24"/>
            <w:szCs w:val="24"/>
            <w:vertAlign w:val="superscript"/>
          </w:rPr>
          <w:t>1</w:t>
        </w:r>
        <w:r>
          <w:rPr>
            <w:sz w:val="24"/>
            <w:szCs w:val="24"/>
          </w:rPr>
          <w:t xml:space="preserve">River </w:t>
        </w:r>
      </w:ins>
      <w:r w:rsidR="00393347">
        <w:rPr>
          <w:sz w:val="24"/>
          <w:szCs w:val="24"/>
        </w:rPr>
        <w:t>Ecosystem</w:t>
      </w:r>
      <w:ins w:id="1" w:author="Microsoft Office User" w:date="2022-02-25T12:04:00Z">
        <w:r>
          <w:rPr>
            <w:sz w:val="24"/>
            <w:szCs w:val="24"/>
          </w:rPr>
          <w:t>s</w:t>
        </w:r>
      </w:ins>
      <w:r w:rsidR="00393347">
        <w:rPr>
          <w:sz w:val="24"/>
          <w:szCs w:val="24"/>
        </w:rPr>
        <w:t xml:space="preserve"> Laboratory, Centre for Alpine and Polar Environmental Research</w:t>
      </w:r>
      <w:ins w:id="2" w:author="Microsoft Office User" w:date="2022-02-25T12:04:00Z">
        <w:r>
          <w:rPr>
            <w:sz w:val="24"/>
            <w:szCs w:val="24"/>
          </w:rPr>
          <w:t xml:space="preserve"> (AL</w:t>
        </w:r>
      </w:ins>
      <w:ins w:id="3" w:author="Microsoft Office User" w:date="2022-02-25T12:05:00Z">
        <w:r>
          <w:rPr>
            <w:sz w:val="24"/>
            <w:szCs w:val="24"/>
          </w:rPr>
          <w:t>POLE)</w:t>
        </w:r>
      </w:ins>
      <w:r w:rsidR="00393347">
        <w:rPr>
          <w:sz w:val="24"/>
          <w:szCs w:val="24"/>
        </w:rPr>
        <w:t>, École Polytechnique Fédérale de Lausanne, EPFL, Switzerland</w:t>
      </w:r>
    </w:p>
    <w:p w14:paraId="136C1F09" w14:textId="77777777" w:rsidR="00C1497F" w:rsidRDefault="00393347">
      <w:pPr>
        <w:spacing w:after="240"/>
        <w:rPr>
          <w:sz w:val="24"/>
          <w:szCs w:val="24"/>
        </w:rPr>
      </w:pPr>
      <w:r>
        <w:rPr>
          <w:sz w:val="24"/>
          <w:szCs w:val="24"/>
          <w:vertAlign w:val="superscript"/>
        </w:rPr>
        <w:t>2</w:t>
      </w:r>
      <w:r>
        <w:rPr>
          <w:sz w:val="24"/>
          <w:szCs w:val="24"/>
        </w:rPr>
        <w:t>Systems Ecology group, Luxembourg Centre for Systems Biomedicine, University of Luxembourg, Esch-sur-Alzette, Luxembourg</w:t>
      </w:r>
    </w:p>
    <w:p w14:paraId="35EF6207" w14:textId="77777777" w:rsidR="00C1497F" w:rsidRDefault="00393347">
      <w:pPr>
        <w:spacing w:after="240"/>
        <w:rPr>
          <w:sz w:val="24"/>
          <w:szCs w:val="24"/>
        </w:rPr>
      </w:pPr>
      <w:r>
        <w:rPr>
          <w:sz w:val="24"/>
          <w:szCs w:val="24"/>
          <w:vertAlign w:val="superscript"/>
        </w:rPr>
        <w:t>3</w:t>
      </w:r>
      <w:r>
        <w:rPr>
          <w:sz w:val="24"/>
          <w:szCs w:val="24"/>
        </w:rPr>
        <w:t xml:space="preserve"> Selva Analytics LLC, Bozeman, MT, 59718, USA</w:t>
      </w:r>
    </w:p>
    <w:p w14:paraId="3B908481" w14:textId="77777777" w:rsidR="00C1497F" w:rsidRDefault="00393347">
      <w:pPr>
        <w:spacing w:before="120"/>
        <w:rPr>
          <w:sz w:val="24"/>
          <w:szCs w:val="24"/>
        </w:rPr>
      </w:pPr>
      <w:r>
        <w:rPr>
          <w:sz w:val="24"/>
          <w:szCs w:val="24"/>
        </w:rPr>
        <w:t>*Equal contributions</w:t>
      </w:r>
    </w:p>
    <w:p w14:paraId="32381A29" w14:textId="77777777" w:rsidR="00C1497F" w:rsidRDefault="00393347">
      <w:pPr>
        <w:spacing w:before="120"/>
        <w:rPr>
          <w:sz w:val="24"/>
          <w:szCs w:val="24"/>
        </w:rPr>
      </w:pPr>
      <w:r>
        <w:rPr>
          <w:sz w:val="24"/>
          <w:szCs w:val="24"/>
          <w:vertAlign w:val="superscript"/>
        </w:rPr>
        <w:t>$</w:t>
      </w:r>
      <w:r>
        <w:rPr>
          <w:sz w:val="24"/>
          <w:szCs w:val="24"/>
        </w:rPr>
        <w:t>Correspondence to: MB (massimo.bourquin@epfl.ch) and TJB (tom.battin@epfl.ch)</w:t>
      </w:r>
    </w:p>
    <w:p w14:paraId="2D5073CF" w14:textId="77777777" w:rsidR="00C1497F" w:rsidRDefault="00393347">
      <w:pPr>
        <w:spacing w:after="240"/>
        <w:rPr>
          <w:b/>
          <w:sz w:val="32"/>
          <w:szCs w:val="32"/>
        </w:rPr>
      </w:pPr>
      <w:r>
        <w:rPr>
          <w:b/>
          <w:sz w:val="32"/>
          <w:szCs w:val="32"/>
        </w:rPr>
        <w:t>Abstract</w:t>
      </w:r>
    </w:p>
    <w:p w14:paraId="027788AC" w14:textId="0E93241C" w:rsidR="00C1497F" w:rsidRDefault="00393347">
      <w:bookmarkStart w:id="4" w:name="_gjdgxs" w:colFirst="0" w:colLast="0"/>
      <w:bookmarkEnd w:id="4"/>
      <w:r>
        <w:t>The melting of the cryosphere is among the most conspicuous consequences of climate change</w:t>
      </w:r>
      <w:r w:rsidR="0057458E">
        <w:fldChar w:fldCharType="begin"/>
      </w:r>
      <w:r w:rsidR="0057458E">
        <w:instrText xml:space="preserve"> ADDIN ZOTERO_ITEM CSL_CITATION {"citationID":"vmo3l5SZ","properties":{"formattedCitation":"\\super 1\\nosupersub{}","plainCitation":"1","noteIndex":0},"citationItems":[{"id":2655,"uris":["http://zotero.org/users/7217550/items/RGAYWBAN"],"uri":["http://zotero.org/users/7217550/items/RGAYWBAN"],"itemData":{"id":2655,"type":"article-journal","container-title":"IPCC Intergovernmental Panel on Climate Change (IPCC)","source":"Google Scholar","title":"IPCC special report on the ocean and cryosphere in a changing climate","author":[{"family":"Pörtner","given":"Hans-Otto"},{"family":"Roberts","given":"Debra C."},{"family":"Masson-Delmotte","given":"Valérie"},{"family":"Zhai","given":"Panmao"},{"family":"Tignor","given":"Melinda"},{"family":"Poloczanska","given":"Elvira"},{"family":"Mintenbeck","given":"Katja"},{"family":"Nicolai","given":"M."},{"family":"Okem","given":"A."},{"family":"Petzold","given":"J."}],"issued":{"date-parts":[["2019"]]}}}],"schema":"https://github.com/citation-style-language/schema/raw/master/csl-citation.json"} </w:instrText>
      </w:r>
      <w:r w:rsidR="0057458E">
        <w:fldChar w:fldCharType="separate"/>
      </w:r>
      <w:r w:rsidR="0057458E" w:rsidRPr="0057458E">
        <w:rPr>
          <w:vertAlign w:val="superscript"/>
        </w:rPr>
        <w:t>1</w:t>
      </w:r>
      <w:r w:rsidR="0057458E">
        <w:fldChar w:fldCharType="end"/>
      </w:r>
      <w:del w:id="5" w:author="Microsoft Office User" w:date="2022-02-25T15:49:00Z">
        <w:r w:rsidDel="0057458E">
          <w:rPr>
            <w:vertAlign w:val="superscript"/>
          </w:rPr>
          <w:delText>1</w:delText>
        </w:r>
      </w:del>
      <w:r>
        <w:t>, with myriad impacts on microbial life and related biogeochemistry</w:t>
      </w:r>
      <w:r w:rsidR="0057458E">
        <w:fldChar w:fldCharType="begin"/>
      </w:r>
      <w:r w:rsidR="0057458E">
        <w:instrText xml:space="preserve"> ADDIN ZOTERO_ITEM CSL_CITATION {"citationID":"Z4px4Zjv","properties":{"formattedCitation":"\\super 2\\uc0\\u8211{}4\\nosupersub{}","plainCitation":"2–4","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K."},{"family":"Taş","given":"Neslihan"}],"issued":{"date-parts":[["2014",6]]}}},{"id":2651,"uris":["http://zotero.org/users/7217550/items/HEMXE8LV"],"uri":["http://zotero.org/users/7217550/items/HEMXE8LV"],"itemData":{"id":2651,"type":"article-journal","abstract":"Glaciers and ice sheets, like other biomes, occupy a significant area of the planet and harbour biological communities with distinct interactions and feedbacks with their physical and chemical environment. In the case of the glacial biome, the biological processes are dominated almost exclusively by microbial communities. Habitats on glaciers and ice sheets with enough liquid water to sustain microbial activity include snow, surface ice, cryoconite holes, englacial systems and the interface between ice and overridden rock/soil. There is a remarkable similarity between the different specific glacial habitats across glaciers and ice sheets worldwide, particularly regarding their main primary producers and ecosystem engineers. At the surface, cyanobacteria dominate the carbon production in aquatic/sediment systems such as cryoconite holes, while eukaryotic Zygnematales and Chlamydomonadales dominate ice surfaces and snow dynamics, respectively. Microbially driven chemolithotrophic processes associated with sulphur and iron cycle and C transformations in subglacial ecosystems provide the basis for chemical transformations at the rock interface under the ice that underpin an important mechanism for the delivery of nutrients to downstream ecosystems. In this review, we focus on the main ecosystem engineers of glaciers and ice sheets and how they interact with their chemical and physical environment. We then discuss the implications of this microbial activity on the icy microbiome to the biogeochemistry of downstream ecosystems.","container-title":"npj Biofilms and Microbiomes","DOI":"10.1038/s41522-017-0019-0","ISSN":"2055-5008","issue":"1","language":"en","note":"number: 1\npublisher: Nature Publishing Group","page":"1-11","source":"www.nature.com","title":"The microbiome of glaciers and ice sheets","volume":"3","author":[{"family":"Anesio","given":"Alexandre M."},{"family":"Lutz","given":"Stefanie"},{"family":"Chrismas","given":"Nathan A. M."},{"family":"Benning","given":"Liane G."}],"issued":{"date-parts":[["2017",4,19]]}}},{"id":2653,"uris":["http://zotero.org/users/7217550/items/E67BFTS6"],"uri":["http://zotero.org/users/7217550/items/E67BFTS6"],"itemData":{"id":2653,"type":"article-journal","abstract":"In the Anthropocene, in which we now live, climate change is impacting most life on Earth. Microorganisms support the existence of all higher trophic life forms. To understand how humans and other life forms on Earth (including those we are yet to discover) can withstand anthropogenic climate change, it is vital to incorporate knowledge of the microbial ‘unseen majority’. We must learn not just how microorganisms affect climate change (including production and consumption of greenhouse gases) but also how they will be affected by climate change and other human activities. This Consensus Statement documents the central role and global importance of microorganisms in climate change biology. It also puts humanity on notice that the impact of climate change will depend heavily on responses of microorganisms, which are essential for achieving an environmentally sustainable future.","container-title":"Nature Reviews Microbiology","DOI":"10.1038/s41579-019-0222-5","ISSN":"1740-1534","issue":"9","language":"en","note":"number: 9\npublisher: Nature Publishing Group","page":"569-586","source":"www.nature.com","title":"Scientists’ warning to humanity: microorganisms and climate change","title-short":"Scientists’ warning to humanity","volume":"17","author":[{"family":"Cavicchioli","given":"Ricardo"},{"family":"Ripple","given":"William J."},{"family":"Timmis","given":"Kenneth N."},{"family":"Azam","given":"Farooq"},{"family":"Bakken","given":"Lars R."},{"family":"Baylis","given":"Matthew"},{"family":"Behrenfeld","given":"Michael J."},{"family":"Boetius","given":"Antje"},{"family":"Boyd","given":"Philip W."},{"family":"Classen","given":"Aimée T."},{"family":"Crowther","given":"Thomas W."},{"family":"Danovaro","given":"Roberto"},{"family":"Foreman","given":"Christine M."},{"family":"Huisman","given":"Jef"},{"family":"Hutchins","given":"David A."},{"family":"Jansson","given":"Janet K."},{"family":"Karl","given":"David M."},{"family":"Koskella","given":"Britt"},{"family":"Mark Welch","given":"David B."},{"family":"Martiny","given":"Jennifer B. H."},{"family":"Moran","given":"Mary Ann"},{"family":"Orphan","given":"Victoria J."},{"family":"Reay","given":"David S."},{"family":"Remais","given":"Justin V."},{"family":"Rich","given":"Virginia I."},{"family":"Singh","given":"Brajesh K."},{"family":"Stein","given":"Lisa Y."},{"family":"Stewart","given":"Frank J."},{"family":"Sullivan","given":"Matthew B."},{"family":"Oppen","given":"Madeleine J. H.","non-dropping-particle":"van"},{"family":"Weaver","given":"Scott C."},{"family":"Webb","given":"Eric A."},{"family":"Webster","given":"Nicole S."}],"issued":{"date-parts":[["2019",9]]}}}],"schema":"https://github.com/citation-style-language/schema/raw/master/csl-citation.json"} </w:instrText>
      </w:r>
      <w:r w:rsidR="0057458E">
        <w:fldChar w:fldCharType="separate"/>
      </w:r>
      <w:r w:rsidR="0057458E" w:rsidRPr="0057458E">
        <w:rPr>
          <w:vertAlign w:val="superscript"/>
        </w:rPr>
        <w:t>2–4</w:t>
      </w:r>
      <w:r w:rsidR="0057458E">
        <w:fldChar w:fldCharType="end"/>
      </w:r>
      <w:del w:id="6" w:author="Microsoft Office User" w:date="2022-02-25T15:49:00Z">
        <w:r w:rsidDel="0057458E">
          <w:rPr>
            <w:vertAlign w:val="superscript"/>
          </w:rPr>
          <w:delText>2–4</w:delText>
        </w:r>
      </w:del>
      <w:r>
        <w:t>. However, we are missing a systematic understanding of microbiome structure and function across Earth’s cryospheric ecosystems</w:t>
      </w:r>
      <w:r w:rsidR="0057458E">
        <w:fldChar w:fldCharType="begin"/>
      </w:r>
      <w:r w:rsidR="0057458E">
        <w:instrText xml:space="preserve"> ADDIN ZOTERO_ITEM CSL_CITATION {"citationID":"GAKgtGVR","properties":{"formattedCitation":"\\super 5,6\\nosupersub{}","plainCitation":"5,6","noteIndex":0},"citationItems":[{"id":3908,"uris":["http://zotero.org/users/7217550/items/U4IFY2C9"],"uri":["http://zotero.org/users/7217550/items/U4IFY2C9"],"itemData":{"id":3908,"type":"article-journal","abstract":"The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Z."}],"issued":{"date-parts":[["2015",11]]}}}],"schema":"https://github.com/citation-style-language/schema/raw/master/csl-citation.json"} </w:instrText>
      </w:r>
      <w:r w:rsidR="0057458E">
        <w:fldChar w:fldCharType="separate"/>
      </w:r>
      <w:r w:rsidR="0057458E" w:rsidRPr="0057458E">
        <w:rPr>
          <w:vertAlign w:val="superscript"/>
        </w:rPr>
        <w:t>5,6</w:t>
      </w:r>
      <w:r w:rsidR="0057458E">
        <w:fldChar w:fldCharType="end"/>
      </w:r>
      <w:del w:id="7" w:author="Microsoft Office User" w:date="2022-02-25T15:51:00Z">
        <w:r w:rsidDel="0057458E">
          <w:rPr>
            <w:vertAlign w:val="superscript"/>
          </w:rPr>
          <w:delText>5,6</w:delText>
        </w:r>
      </w:del>
      <w:r>
        <w:t xml:space="preserve">. Here, we present a first global inventory of the microbiome from snow, ice, permafrost soils, and both coastal and freshwater ecosystems under glacier influence. </w:t>
      </w:r>
      <w:r>
        <w:rPr>
          <w:color w:val="000000"/>
        </w:rPr>
        <w:t xml:space="preserve">Combining phylogenetic and taxonomic approaches, we found that these cryospheric ecosystems, despite their fundamental particularities, share a unique microbiome with representatives that broadly span the entire bacterial tree of life and </w:t>
      </w:r>
      <w:r>
        <w:t>suggest</w:t>
      </w:r>
      <w:r>
        <w:rPr>
          <w:color w:val="000000"/>
        </w:rPr>
        <w:t xml:space="preserve"> signatures of early and constrained radiation. </w:t>
      </w:r>
      <w:r>
        <w:t xml:space="preserve">Furthermore, in-depth metagenomic analyses complemented the known genetic repertoire of cryospheric bacteria. Our analyses depict the vastly uncharacterized functional space of the cryospheric microbiome, including numerous unassigned gene clusters that will potentially remain undeciphered as the cryosphere contracts. Our study fosters understanding of a unique and putatively ancient microbiome threatened by climate change and provides a reference resource for future studies on climate change microbiology.  </w:t>
      </w:r>
    </w:p>
    <w:p w14:paraId="3EC2D200" w14:textId="77777777" w:rsidR="00C1497F" w:rsidRDefault="00393347">
      <w:pPr>
        <w:spacing w:before="0" w:line="240" w:lineRule="auto"/>
        <w:jc w:val="left"/>
      </w:pPr>
      <w:r>
        <w:br w:type="page"/>
      </w:r>
    </w:p>
    <w:p w14:paraId="52FF2796" w14:textId="77777777" w:rsidR="00C1497F" w:rsidRDefault="00393347">
      <w:pPr>
        <w:spacing w:after="240"/>
        <w:rPr>
          <w:b/>
          <w:sz w:val="32"/>
          <w:szCs w:val="32"/>
        </w:rPr>
      </w:pPr>
      <w:r>
        <w:rPr>
          <w:b/>
          <w:sz w:val="32"/>
          <w:szCs w:val="32"/>
        </w:rPr>
        <w:lastRenderedPageBreak/>
        <w:t>Main text</w:t>
      </w:r>
    </w:p>
    <w:p w14:paraId="219E9151" w14:textId="19455642" w:rsidR="00C1497F" w:rsidRDefault="00393347">
      <w:pPr>
        <w:spacing w:after="240"/>
        <w:rPr>
          <w:sz w:val="24"/>
          <w:szCs w:val="24"/>
        </w:rPr>
      </w:pPr>
      <w:bookmarkStart w:id="8" w:name="_30j0zll" w:colFirst="0" w:colLast="0"/>
      <w:bookmarkEnd w:id="8"/>
      <w:r>
        <w:rPr>
          <w:sz w:val="24"/>
          <w:szCs w:val="24"/>
        </w:rPr>
        <w:t>Microorganisms dominate the biosphere, maintain ecosystem processes, and play key roles in global biogeochemical cycles. The microbiome of cryospheric ecosystems, the nearly 20% of Earth’s surface where water remains frozen for at least one month of the year</w:t>
      </w:r>
      <w:r w:rsidR="0057458E">
        <w:rPr>
          <w:sz w:val="24"/>
          <w:szCs w:val="24"/>
        </w:rPr>
        <w:fldChar w:fldCharType="begin"/>
      </w:r>
      <w:r w:rsidR="00E003D6">
        <w:rPr>
          <w:sz w:val="24"/>
          <w:szCs w:val="24"/>
        </w:rPr>
        <w:instrText xml:space="preserve"> ADDIN ZOTERO_ITEM CSL_CITATION {"citationID":"Dsnf3Z7i","properties":{"formattedCitation":"\\super 7\\nosupersub{}","plainCitation":"7","noteIndex":0},"citationItems":[{"id":3830,"uris":["http://zotero.org/users/7217550/items/TIBBAQYZ"],"uri":["http://zotero.org/users/7217550/items/TIBBAQYZ"],"itemData":{"id":3830,"type":"article-journal","abstract":"The cryosphere—the portion of the Earth's surface where water is in solid form for at least one month of the year—has been shrinking in response to climate warming. The extents of sea ice, snow, and glaciers, for example, have been decreasing. In response, the ecosystems within the cryosphere and those that depend on the cryosphere have been changing. We identify two principal aspects of ecosystem-level responses to cryosphere loss: (1) trophodynamic alterations resulting from the loss of habitat and species loss or replacement and (2) changes in the rates and mechanisms of biogeochemical storage and cycling of carbon and nutrients, caused by changes in physical forcings or ecological community functioning. These changes affect biota in positive or negative ways, depending on how they interact with the cryosphere. The important outcome, however, is the change and the response the human social system (infrastructure, food, water, recreation) will have to that change.","container-title":"BioScience","DOI":"10.1525/bio.2012.62.4.11","ISSN":"0006-3568","issue":"4","journalAbbreviation":"BioScience","page":"405-415","source":"Silverchair","title":"The Disappearing Cryosphere: Impacts and Ecosystem Responses to Rapid Cryosphere Loss","title-short":"The Disappearing Cryosphere","volume":"62","author":[{"family":"Fountain","given":"Andrew G."},{"family":"Campbell","given":"John L."},{"family":"Schuur","given":"Edward A. G."},{"family":"Stammerjohn","given":"Sharon E."},{"family":"Williams","given":"Mark W."},{"family":"Ducklow","given":"Hugh W."}],"issued":{"date-parts":[["2012",4,1]]}}}],"schema":"https://github.com/citation-style-language/schema/raw/master/csl-citation.json"} </w:instrText>
      </w:r>
      <w:r w:rsidR="0057458E">
        <w:rPr>
          <w:sz w:val="24"/>
          <w:szCs w:val="24"/>
        </w:rPr>
        <w:fldChar w:fldCharType="separate"/>
      </w:r>
      <w:r w:rsidR="00E003D6" w:rsidRPr="00E003D6">
        <w:rPr>
          <w:sz w:val="24"/>
          <w:vertAlign w:val="superscript"/>
        </w:rPr>
        <w:t>7</w:t>
      </w:r>
      <w:r w:rsidR="0057458E">
        <w:rPr>
          <w:sz w:val="24"/>
          <w:szCs w:val="24"/>
        </w:rPr>
        <w:fldChar w:fldCharType="end"/>
      </w:r>
      <w:del w:id="9" w:author="Microsoft Office User" w:date="2022-02-25T15:53:00Z">
        <w:r w:rsidDel="0057458E">
          <w:rPr>
            <w:sz w:val="24"/>
            <w:szCs w:val="24"/>
            <w:vertAlign w:val="superscript"/>
          </w:rPr>
          <w:delText>7</w:delText>
        </w:r>
      </w:del>
      <w:r>
        <w:rPr>
          <w:sz w:val="24"/>
          <w:szCs w:val="24"/>
        </w:rPr>
        <w:t>, currently figures among the least understood microbiomes on Eart</w:t>
      </w:r>
      <w:ins w:id="10" w:author="Microsoft Office User" w:date="2022-02-25T15:52:00Z">
        <w:r w:rsidR="0057458E">
          <w:rPr>
            <w:sz w:val="24"/>
            <w:szCs w:val="24"/>
          </w:rPr>
          <w:t>h</w:t>
        </w:r>
      </w:ins>
      <w:r w:rsidR="0057458E">
        <w:rPr>
          <w:sz w:val="24"/>
          <w:szCs w:val="24"/>
        </w:rPr>
        <w:fldChar w:fldCharType="begin"/>
      </w:r>
      <w:r w:rsidR="00E003D6">
        <w:rPr>
          <w:sz w:val="24"/>
          <w:szCs w:val="24"/>
        </w:rPr>
        <w:instrText xml:space="preserve"> ADDIN ZOTERO_ITEM CSL_CITATION {"citationID":"QIV0zuaW","properties":{"formattedCitation":"\\super 2,5,6,8,9\\nosupersub{}","plainCitation":"2,5,6,8,9","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Z."}],"issued":{"date-parts":[["2015",11]]}}},{"id":2980,"uris":["http://zotero.org/users/7217550/items/HCAJ7IDI"],"uri":["http://zotero.org/users/7217550/items/HCAJ7IDI"],"itemData":{"id":2980,"type":"article-journal","abstract":"Our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A."},{"family":"Knight","given":"Rob"}],"issued":{"date-parts":[["2017",11]]}}},{"id":4011,"uris":["http://zotero.org/users/7217550/items/I7DSR9EU"],"uri":["http://zotero.org/users/7217550/items/I7DSR9EU"],"itemData":{"id":4011,"type":"article-journal","abstract":"Studies from cryoenvironments on Earth have demonstrated that microbial life is widespread and have identified microorganisms that are metabolically active and can replicate at subzero temperatures if liquid water is present. However, cryophiles (subzero-growing organisms) often exist in low densities in the environment and their growth rate is low, making them difficult to study. Compounding this, a large number of dormant and dead cells are preserved in frozen settings. Using integrated genomic and activity-based approaches is essential to understanding the cold limits of life on Earth, as well as how cryophilic microorganisms are poised to adapt and metabolize in warming settings, such as in thawing permafrost. An increased understanding of cryophilic lifestyles on Earth will also help inform how (and where) we look for potential microbial life on cold planetary bodies in our solar system such as Mars, Europa, and Enceladus.","container-title":"mSystems","DOI":"10.1128/mSystems.00852-21","ISSN":"2379-5077","issue":"5","journalAbbreviation":"mSystems","language":"en","page":"e00852-21","source":"DOI.org (Crossref)","title":"Cryomicrobial Ecology: Still Much To Learn about Life Left Out in the Cold","title-short":"Cryomicrobial Ecology","volume":"6","author":[{"family":"Goordial","given":"Jackie"}],"issued":{"date-parts":[["2021",9,7]]}}}],"schema":"https://github.com/citation-style-language/schema/raw/master/csl-citation.json"} </w:instrText>
      </w:r>
      <w:r w:rsidR="0057458E">
        <w:rPr>
          <w:sz w:val="24"/>
          <w:szCs w:val="24"/>
        </w:rPr>
        <w:fldChar w:fldCharType="separate"/>
      </w:r>
      <w:r w:rsidR="00E003D6" w:rsidRPr="00E003D6">
        <w:rPr>
          <w:sz w:val="24"/>
          <w:vertAlign w:val="superscript"/>
        </w:rPr>
        <w:t>2,5,6,8,9</w:t>
      </w:r>
      <w:r w:rsidR="0057458E">
        <w:rPr>
          <w:sz w:val="24"/>
          <w:szCs w:val="24"/>
        </w:rPr>
        <w:fldChar w:fldCharType="end"/>
      </w:r>
      <w:del w:id="11" w:author="Microsoft Office User" w:date="2022-02-25T15:52:00Z">
        <w:r w:rsidDel="0057458E">
          <w:rPr>
            <w:sz w:val="24"/>
            <w:szCs w:val="24"/>
          </w:rPr>
          <w:delText>h</w:delText>
        </w:r>
      </w:del>
      <w:del w:id="12" w:author="Microsoft Office User" w:date="2022-02-25T15:53:00Z">
        <w:r w:rsidDel="00E003D6">
          <w:rPr>
            <w:sz w:val="24"/>
            <w:szCs w:val="24"/>
            <w:vertAlign w:val="superscript"/>
          </w:rPr>
          <w:delText>2,5,6,8,9</w:delText>
        </w:r>
      </w:del>
      <w:r>
        <w:rPr>
          <w:sz w:val="24"/>
          <w:szCs w:val="24"/>
        </w:rPr>
        <w:t>. This is alarming given that the cryosphere is melting at an unprecedented pace owing to climate change. Motivated by the exploration of life in a planetary context</w:t>
      </w:r>
      <w:r w:rsidR="00E003D6">
        <w:rPr>
          <w:sz w:val="24"/>
          <w:szCs w:val="24"/>
        </w:rPr>
        <w:fldChar w:fldCharType="begin"/>
      </w:r>
      <w:r w:rsidR="00E003D6">
        <w:rPr>
          <w:sz w:val="24"/>
          <w:szCs w:val="24"/>
        </w:rPr>
        <w:instrText xml:space="preserve"> ADDIN ZOTERO_ITEM CSL_CITATION {"citationID":"HHTrjbn9","properties":{"formattedCitation":"\\super 10\\nosupersub{}","plainCitation":"10","noteIndex":0},"citationItems":[{"id":3936,"uris":["http://zotero.org/users/7217550/items/3WIKVPE2"],"uri":["http://zotero.org/users/7217550/items/3WIKVPE2"],"itemData":{"id":3936,"type":"article-journal","abstract":"Prokaryotic life has dominated most of the evolutionary history of our planet, evolving to occupy virtually all available environmental niches. Extremophiles, especially those thriving under multiple extremes, represent a key area of research for multiple disciplines, spanning from the study of adaptations to harsh conditions, to the biogeochemical cycling of elements. Extremophile research also has implications for origin of life studies and the search for life on other planetary and celestial bodies. In this article, we will review the current state of knowledge for the biospace in which life operates on Earth and will discuss it in a planetary context, highlighting knowledge gaps and areas of opportunity.","container-title":"Frontiers in Microbiology","DOI":"10.3389/fmicb.2019.00780","ISSN":"1664-302X","page":"780","source":"Frontiers","title":"Living at the Extremes: Extremophiles and the Limits of Life in a Planetary Context","title-short":"Living at the Extremes","volume":"10","author":[{"family":"Merino","given":"Nancy"},{"family":"Aronson","given":"Heidi S."},{"family":"Bojanova","given":"Diana P."},{"family":"Feyhl-Buska","given":"Jayme"},{"family":"Wong","given":"Michael L."},{"family":"Zhang","given":"Shu"},{"family":"Giovannelli","given":"Donato"}],"issued":{"date-parts":[["2019"]]}}}],"schema":"https://github.com/citation-style-language/schema/raw/master/csl-citation.json"} </w:instrText>
      </w:r>
      <w:r w:rsidR="00E003D6">
        <w:rPr>
          <w:sz w:val="24"/>
          <w:szCs w:val="24"/>
        </w:rPr>
        <w:fldChar w:fldCharType="separate"/>
      </w:r>
      <w:r w:rsidR="00E003D6" w:rsidRPr="00E003D6">
        <w:rPr>
          <w:sz w:val="24"/>
          <w:vertAlign w:val="superscript"/>
        </w:rPr>
        <w:t>10</w:t>
      </w:r>
      <w:r w:rsidR="00E003D6">
        <w:rPr>
          <w:sz w:val="24"/>
          <w:szCs w:val="24"/>
        </w:rPr>
        <w:fldChar w:fldCharType="end"/>
      </w:r>
      <w:del w:id="13" w:author="Microsoft Office User" w:date="2022-02-25T15:54:00Z">
        <w:r w:rsidDel="00E003D6">
          <w:rPr>
            <w:sz w:val="24"/>
            <w:szCs w:val="24"/>
            <w:vertAlign w:val="superscript"/>
          </w:rPr>
          <w:delText>10</w:delText>
        </w:r>
      </w:del>
      <w:r>
        <w:rPr>
          <w:sz w:val="24"/>
          <w:szCs w:val="24"/>
        </w:rPr>
        <w:t xml:space="preserve"> and the discovery of new biomolecules for biotechnology</w:t>
      </w:r>
      <w:r w:rsidR="00E003D6">
        <w:rPr>
          <w:sz w:val="24"/>
          <w:szCs w:val="24"/>
        </w:rPr>
        <w:fldChar w:fldCharType="begin"/>
      </w:r>
      <w:r w:rsidR="00E003D6">
        <w:rPr>
          <w:sz w:val="24"/>
          <w:szCs w:val="24"/>
        </w:rPr>
        <w:instrText xml:space="preserve"> ADDIN ZOTERO_ITEM CSL_CITATION {"citationID":"gRsE0ZrV","properties":{"formattedCitation":"\\super 11\\nosupersub{}","plainCitation":"11","noteIndex":0},"citationItems":[{"id":2609,"uris":["http://zotero.org/users/7217550/items/WE97U9UQ"],"uri":["http://zotero.org/users/7217550/items/WE97U9UQ"],"itemData":{"id":2609,"type":"article-journal","abstract":"More than three-quarters of the Earth's surface is cold — oceans with a constant temperature of 4–5°C below a depth of 1,000m cover approximately 70% of the Earth's surface. The microorganisms that occupy these regions are known as psychrophiles. To maintain essential chemical reactions at these temperatures, psychrophilic enzymes are cold active and heat labile. Psychrophilic enzymes maintain high activity at low temperatures mainly by decreasing the temperature dependence of the reaction that is catalysed. This is achieved by improving the mobility or flexibility of the active site. As a consequence, substrate binding is generally less efficient, but specific mutations can compensate for this adaptive drift, especially when substrate binding (Km) has a regulatory function. The catalytic centre of cold-active enzymes is identical to that of mesophilic enzymes, to maintain specificity, but local interactions might help to improve catalysis at low temperatures, such as better accessibility to the active site or favourable electrostatic interactions with the substrate. Generally, adaptive mutations favouring active-site flexibility are located outside the catalytic centre. All known interaction types that stabilize a protein are reduced in number and strength, but each enzyme family uses one or a combination of the altered interactions to gain in molecular mobility. At least in the case of the best-studied psychrophilic enzyme (chitobiase), the relationships between stability and activity at low temperatures have been shown by site-directed mutagenesis. Stabilizing the psychrophilic enzyme, by engineering the weak interactions found in the mesophilic enzyme, decreases activity and improves substrate binding of the mutants. The stability curves of psychrophilic enzymes reveal several unsuspected properties. They are optimally stable at room temperature, which reflects the dominant effect of hydrophobic forces in protein folding. However, they are cold labile and more prone to cold denaturation than mesophilic proteins, which is a phenomenon that might set a biophysical lower limit to life at low temperatures. In addition, the thermodynamic contributions to their stability are the opposite to that of mesophilic proteins, for example the stability of cold-active enzymes is entropy-driven at low temperatures. Directed evolution experiments show that several molecular adjustments can lead to cold activity. However, in cold environments, the simplest strategy seems to be to lose stability, in the absence of selection for stable proteins, to gain in flexibility and activity, under a strong selective pressure for cold-active enzymes.","container-title":"Nature Reviews Microbiology","DOI":"10.1038/nrmicro773","ISSN":"1740-1534","issue":"3","language":"en","note":"number: 3\npublisher: Nature Publishing Group","page":"200-208","source":"www.nature.com","title":"Psychrophilic enzymes: hot topics in cold adaptation","title-short":"Psychrophilic enzymes","volume":"1","author":[{"family":"Feller","given":"Georges"},{"family":"Gerday","given":"Charles"}],"issued":{"date-parts":[["2003",12]]}}}],"schema":"https://github.com/citation-style-language/schema/raw/master/csl-citation.json"} </w:instrText>
      </w:r>
      <w:r w:rsidR="00E003D6">
        <w:rPr>
          <w:sz w:val="24"/>
          <w:szCs w:val="24"/>
        </w:rPr>
        <w:fldChar w:fldCharType="separate"/>
      </w:r>
      <w:r w:rsidR="00E003D6" w:rsidRPr="00E003D6">
        <w:rPr>
          <w:sz w:val="24"/>
          <w:vertAlign w:val="superscript"/>
        </w:rPr>
        <w:t>11</w:t>
      </w:r>
      <w:r w:rsidR="00E003D6">
        <w:rPr>
          <w:sz w:val="24"/>
          <w:szCs w:val="24"/>
        </w:rPr>
        <w:fldChar w:fldCharType="end"/>
      </w:r>
      <w:del w:id="14" w:author="Microsoft Office User" w:date="2022-02-25T15:54:00Z">
        <w:r w:rsidDel="00E003D6">
          <w:rPr>
            <w:sz w:val="24"/>
            <w:szCs w:val="24"/>
            <w:vertAlign w:val="superscript"/>
          </w:rPr>
          <w:delText>11</w:delText>
        </w:r>
      </w:del>
      <w:r>
        <w:rPr>
          <w:sz w:val="24"/>
          <w:szCs w:val="24"/>
        </w:rPr>
        <w:t>, classical microbiology and (more recently) advances in sequencing technologies have unravelled physiological and molecular processes underpinning the adaptation of cold-adapted bacteria (i.e., psychrophiles) to the cryospheric environment</w:t>
      </w:r>
      <w:r w:rsidR="00E003D6">
        <w:rPr>
          <w:sz w:val="24"/>
          <w:szCs w:val="24"/>
        </w:rPr>
        <w:fldChar w:fldCharType="begin"/>
      </w:r>
      <w:r w:rsidR="00E003D6">
        <w:rPr>
          <w:sz w:val="24"/>
          <w:szCs w:val="24"/>
        </w:rPr>
        <w:instrText xml:space="preserve"> ADDIN ZOTERO_ITEM CSL_CITATION {"citationID":"QzvPrR35","properties":{"formattedCitation":"\\super 12,13\\nosupersub{}","plainCitation":"12,13","noteIndex":0},"citationItems":[{"id":3942,"uris":["http://zotero.org/users/7217550/items/4G9GXU3C"],"uri":["http://zotero.org/users/7217550/items/4G9GXU3C"],"itemData":{"id":3942,"type":"chapter","container-title":"Psychrophiles: From Biodiversity to Biotechnology","event-place":"Cham","ISBN":"978-3-319-57056-3","language":"en","note":"DOI: 10.1007/978-3-319-57057-0_15","page":"345-387","publisher":"Springer International Publishing","publisher-place":"Cham","source":"DOI.org (Crossref)","title":"Genomics of Psychrophilic Bacteria and Archaea","URL":"http://link.springer.com/10.1007/978-3-319-57057-0_15","editor":[{"family":"Margesin","given":"Rosa"}],"author":[{"family":"Bowman","given":"John P."}],"accessed":{"date-parts":[["2021",9,15]]},"issued":{"date-parts":[["2017"]]}}},{"id":3943,"uris":["http://zotero.org/users/7217550/items/XY8IS5SB"],"uri":["http://zotero.org/users/7217550/items/XY8IS5SB"],"itemData":{"id":3943,"type":"article-journal","container-title":"EMBO reports","DOI":"10.1038/sj.embor.7400662","ISSN":"1469-221X, 1469-3178","issue":"4","journalAbbreviation":"EMBO Rep","language":"en","page":"385-389","source":"DOI.org (Crossref)","title":"Psychrophilic microorganisms: challenges for life","title-short":"Psychrophilic microorganisms","volume":"7","author":[{"family":"D'Amico","given":"Salvino"},{"family":"Collins","given":"Tony"},{"family":"Marx","given":"Jean‐Claude"},{"family":"Feller","given":"Georges"},{"family":"Gerday","given":"Charles"},{"family":"Gerday","given":"Charles"}],"issued":{"date-parts":[["2006",3]]}}}],"schema":"https://github.com/citation-style-language/schema/raw/master/csl-citation.json"} </w:instrText>
      </w:r>
      <w:r w:rsidR="00E003D6">
        <w:rPr>
          <w:sz w:val="24"/>
          <w:szCs w:val="24"/>
        </w:rPr>
        <w:fldChar w:fldCharType="separate"/>
      </w:r>
      <w:r w:rsidR="00E003D6" w:rsidRPr="00E003D6">
        <w:rPr>
          <w:sz w:val="24"/>
          <w:vertAlign w:val="superscript"/>
        </w:rPr>
        <w:t>12,13</w:t>
      </w:r>
      <w:r w:rsidR="00E003D6">
        <w:rPr>
          <w:sz w:val="24"/>
          <w:szCs w:val="24"/>
        </w:rPr>
        <w:fldChar w:fldCharType="end"/>
      </w:r>
      <w:del w:id="15" w:author="Microsoft Office User" w:date="2022-02-25T15:54:00Z">
        <w:r w:rsidDel="00E003D6">
          <w:rPr>
            <w:sz w:val="24"/>
            <w:szCs w:val="24"/>
            <w:vertAlign w:val="superscript"/>
          </w:rPr>
          <w:delText>12,13</w:delText>
        </w:r>
      </w:del>
      <w:r>
        <w:rPr>
          <w:sz w:val="24"/>
          <w:szCs w:val="24"/>
        </w:rPr>
        <w:t xml:space="preserve">. </w:t>
      </w:r>
      <w:r>
        <w:rPr>
          <w:color w:val="000000"/>
          <w:sz w:val="24"/>
          <w:szCs w:val="24"/>
        </w:rPr>
        <w:t>More specifically, metagenomics has provided new insights into the structure and function of complex microbial communities of some cryospheric ecosystems, such as permafrost soils</w:t>
      </w:r>
      <w:r w:rsidR="00E003D6">
        <w:rPr>
          <w:color w:val="000000"/>
          <w:sz w:val="24"/>
          <w:szCs w:val="24"/>
        </w:rPr>
        <w:fldChar w:fldCharType="begin"/>
      </w:r>
      <w:r w:rsidR="00E003D6">
        <w:rPr>
          <w:color w:val="000000"/>
          <w:sz w:val="24"/>
          <w:szCs w:val="24"/>
        </w:rPr>
        <w:instrText xml:space="preserve"> ADDIN ZOTERO_ITEM CSL_CITATION {"citationID":"2RBnQZPN","properties":{"formattedCitation":"\\super 2,14\\nosupersub{}","plainCitation":"2,14","noteIndex":0},"citationItems":[{"id":2611,"uris":["http://zotero.org/users/7217550/items/INJ2UT67"],"uri":["http://zotero.org/users/7217550/items/INJ2UT67"],"itemData":{"id":2611,"type":"article-journal","abstract":"Permafrost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K."},{"family":"Taş","given":"Neslihan"}],"issued":{"date-parts":[["2014",6]]}}},{"id":3960,"uris":["http://zotero.org/users/7217550/items/VWLHLIH4"],"uri":["http://zotero.org/users/7217550/items/VWLHLIH4"],"itemData":{"id":3960,"type":"article-journal","abstract":"Understating the microbial communities and ecological processes that influence their structure in permafrost soils is crucial for predicting the consequences of climate change. In this study we investigated the bacterial and archaeal communities along depth profiles of four soil cores collected across Alaska. The bacterial and archaeal diversity (amplicon sequencing) overall decreased along the soil depth but the depth-wise pattern of their abundances (qPCR) varied by sites. The community structure of bacteria and archaea displayed site-specific pattern, with a greater role of soil geochemical characteristics rather than soil depth. In particular, we found significant positive correlations between methane trapped in cores and relative abundance of methanogenic archaeal genera, indicating a strong association between microbial activity and methane production in subsurface soils. We observed that bacterial phylogenetic community assembly tended to be more clustered in surface soils than in deeper soils. Analyses of phylogenetic community turnover among depth profiles across cores indicated that the relative influence of deterministic and stochastic processes was mainly determined by soil properties rather than depth. Overall, our findings emphasize that the vertical distributions of bacterial and archaeal communities in permafrost soils are to a large extent determined by the variation in site-specific soil properties.","container-title":"Scientific Reports","DOI":"10.1038/s41598-017-18777-x","ISSN":"2045-2322","issue":"1","journalAbbreviation":"Sci Rep","language":"en","note":"Bandiera_abtest: a\nCc_license_type: cc_by\nCg_type: Nature Research Journals\nnumber: 1\nPrimary_atype: Research\npublisher: Nature Publishing Group\nSubject_term: Ecosystem ecology;Microbial ecology\nSubject_term_id: ecosystem-ecology;microbial-ecology","page":"504","source":"www.nature.com","title":"Variations in bacterial and archaeal communities along depth profiles of Alaskan soil cores","volume":"8","author":[{"family":"Tripathi","given":"Binu Mani"},{"family":"Kim","given":"Mincheol"},{"family":"Kim","given":"Yongwon"},{"family":"Byun","given":"Eunji"},{"family":"Yang","given":"Ji-Woong"},{"family":"Ahn","given":"Jinho"},{"family":"Lee","given":"Yoo Kyung"}],"issued":{"date-parts":[["2018",1,11]]}}}],"schema":"https://github.com/citation-style-language/schema/raw/master/csl-citation.json"} </w:instrText>
      </w:r>
      <w:r w:rsidR="00E003D6">
        <w:rPr>
          <w:color w:val="000000"/>
          <w:sz w:val="24"/>
          <w:szCs w:val="24"/>
        </w:rPr>
        <w:fldChar w:fldCharType="separate"/>
      </w:r>
      <w:r w:rsidR="00E003D6" w:rsidRPr="00E003D6">
        <w:rPr>
          <w:color w:val="000000"/>
          <w:sz w:val="24"/>
          <w:vertAlign w:val="superscript"/>
        </w:rPr>
        <w:t>2,14</w:t>
      </w:r>
      <w:r w:rsidR="00E003D6">
        <w:rPr>
          <w:color w:val="000000"/>
          <w:sz w:val="24"/>
          <w:szCs w:val="24"/>
        </w:rPr>
        <w:fldChar w:fldCharType="end"/>
      </w:r>
      <w:del w:id="16" w:author="Microsoft Office User" w:date="2022-02-25T15:55:00Z">
        <w:r w:rsidDel="00E003D6">
          <w:rPr>
            <w:color w:val="000000"/>
            <w:sz w:val="24"/>
            <w:szCs w:val="24"/>
            <w:vertAlign w:val="superscript"/>
          </w:rPr>
          <w:delText>2,14</w:delText>
        </w:r>
      </w:del>
      <w:r>
        <w:rPr>
          <w:color w:val="000000"/>
          <w:sz w:val="24"/>
          <w:szCs w:val="24"/>
        </w:rPr>
        <w:t>, leading to a better understanding of the role of these ecosystems in global biogeochemical cycles and their vulnerability to climate change.</w:t>
      </w:r>
    </w:p>
    <w:p w14:paraId="5B399283" w14:textId="294B1AA4" w:rsidR="00C1497F" w:rsidRDefault="00393347">
      <w:pPr>
        <w:spacing w:after="240"/>
        <w:rPr>
          <w:sz w:val="24"/>
          <w:szCs w:val="24"/>
        </w:rPr>
      </w:pPr>
      <w:bookmarkStart w:id="17" w:name="_1fob9te" w:colFirst="0" w:colLast="0"/>
      <w:bookmarkEnd w:id="17"/>
      <w:r>
        <w:rPr>
          <w:sz w:val="24"/>
          <w:szCs w:val="24"/>
        </w:rPr>
        <w:t>However, we are still missing an integrative understanding of the microbiome across the various and often underexplored cryospheric ecosystems on Earth</w:t>
      </w:r>
      <w:r w:rsidR="00E003D6">
        <w:rPr>
          <w:sz w:val="24"/>
          <w:szCs w:val="24"/>
        </w:rPr>
        <w:fldChar w:fldCharType="begin"/>
      </w:r>
      <w:r w:rsidR="00E003D6">
        <w:rPr>
          <w:sz w:val="24"/>
          <w:szCs w:val="24"/>
        </w:rPr>
        <w:instrText xml:space="preserve"> ADDIN ZOTERO_ITEM CSL_CITATION {"citationID":"UstgicDG","properties":{"formattedCitation":"\\super 5,8,9\\nosupersub{}","plainCitation":"5,8,9","noteIndex":0},"citationItems":[{"id":3908,"uris":["http://zotero.org/users/7217550/items/U4IFY2C9"],"uri":["http://zotero.org/users/7217550/items/U4IFY2C9"],"itemData":{"id":3908,"type":"article-journal","abstract":"The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A."}],"issued":{"date-parts":[["2021",4]]}}},{"id":2980,"uris":["http://zotero.org/users/7217550/items/HCAJ7IDI"],"uri":["http://zotero.org/users/7217550/items/HCAJ7IDI"],"itemData":{"id":2980,"type":"article-journal","abstract":"Our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A."},{"family":"Knight","given":"Rob"}],"issued":{"date-parts":[["2017",11]]}}},{"id":4011,"uris":["http://zotero.org/users/7217550/items/I7DSR9EU"],"uri":["http://zotero.org/users/7217550/items/I7DSR9EU"],"itemData":{"id":4011,"type":"article-journal","abstract":"Studies from cryoenvironments on Earth have demonstrated that microbial life is widespread and have identified microorganisms that are metabolically active and can replicate at subzero temperatures if liquid water is present. However, cryophiles (subzero-growing organisms) often exist in low densities in the environment and their growth rate is low, making them difficult to study. Compounding this, a large number of dormant and dead cells are preserved in frozen settings. Using integrated genomic and activity-based approaches is essential to understanding the cold limits of life on Earth, as well as how cryophilic microorganisms are poised to adapt and metabolize in warming settings, such as in thawing permafrost. An increased understanding of cryophilic lifestyles on Earth will also help inform how (and where) we look for potential microbial life on cold planetary bodies in our solar system such as Mars, Europa, and Enceladus.","container-title":"mSystems","DOI":"10.1128/mSystems.00852-21","ISSN":"2379-5077","issue":"5","journalAbbreviation":"mSystems","language":"en","page":"e00852-21","source":"DOI.org (Crossref)","title":"Cryomicrobial Ecology: Still Much To Learn about Life Left Out in the Cold","title-short":"Cryomicrobial Ecology","volume":"6","author":[{"family":"Goordial","given":"Jackie"}],"issued":{"date-parts":[["2021",9,7]]}}}],"schema":"https://github.com/citation-style-language/schema/raw/master/csl-citation.json"} </w:instrText>
      </w:r>
      <w:r w:rsidR="00E003D6">
        <w:rPr>
          <w:sz w:val="24"/>
          <w:szCs w:val="24"/>
        </w:rPr>
        <w:fldChar w:fldCharType="separate"/>
      </w:r>
      <w:r w:rsidR="00E003D6" w:rsidRPr="00E003D6">
        <w:rPr>
          <w:sz w:val="24"/>
          <w:vertAlign w:val="superscript"/>
        </w:rPr>
        <w:t>5,8,9</w:t>
      </w:r>
      <w:r w:rsidR="00E003D6">
        <w:rPr>
          <w:sz w:val="24"/>
          <w:szCs w:val="24"/>
        </w:rPr>
        <w:fldChar w:fldCharType="end"/>
      </w:r>
      <w:del w:id="18" w:author="Microsoft Office User" w:date="2022-02-25T15:55:00Z">
        <w:r w:rsidDel="00E003D6">
          <w:rPr>
            <w:sz w:val="24"/>
            <w:szCs w:val="24"/>
            <w:vertAlign w:val="superscript"/>
          </w:rPr>
          <w:delText>5,8,9</w:delText>
        </w:r>
      </w:del>
      <w:r>
        <w:rPr>
          <w:sz w:val="24"/>
          <w:szCs w:val="24"/>
        </w:rPr>
        <w:t>. Here we present a global catalogue of microorganisms from various cryospheric ecosystems and at a taxonomic resolution that allows detection of cryosphere-adapted lineages and associated traits. We leverage sequence data from numerous published studies ranging from snow to permafrost ecosystems to shed new light on the global cryospheric microbiome. While also illuminating geographical biases and underexplored habitats in the currently available cryospheric data, our study constitutes a foundational resource for the study of cryospheric life in general and its potential future in a warmer world.</w:t>
      </w:r>
      <w:r>
        <w:rPr>
          <w:color w:val="FF0000"/>
          <w:sz w:val="24"/>
          <w:szCs w:val="24"/>
        </w:rPr>
        <w:t xml:space="preserve"> </w:t>
      </w:r>
    </w:p>
    <w:p w14:paraId="4AB68D5F" w14:textId="5EE551B5" w:rsidR="00C1497F" w:rsidRDefault="00393347">
      <w:pPr>
        <w:pStyle w:val="Heading1"/>
        <w:rPr>
          <w:color w:val="FF0000"/>
          <w:sz w:val="24"/>
          <w:szCs w:val="24"/>
        </w:rPr>
      </w:pPr>
      <w:r>
        <w:rPr>
          <w:b/>
          <w:sz w:val="24"/>
          <w:szCs w:val="24"/>
        </w:rPr>
        <w:lastRenderedPageBreak/>
        <w:t xml:space="preserve">The dataset. </w:t>
      </w:r>
      <w:r>
        <w:rPr>
          <w:sz w:val="24"/>
          <w:szCs w:val="24"/>
        </w:rPr>
        <w:t>We curated and explored 695 published 16S rRNA gene samples from cryospheric ecosystems (</w:t>
      </w:r>
      <w:r>
        <w:rPr>
          <w:i/>
          <w:sz w:val="24"/>
          <w:szCs w:val="24"/>
        </w:rPr>
        <w:t>Supplementary Text 1</w:t>
      </w:r>
      <w:ins w:id="19" w:author="Microsoft Office User" w:date="2022-03-01T15:33:00Z">
        <w:r w:rsidR="005F1AE6">
          <w:rPr>
            <w:i/>
            <w:sz w:val="24"/>
            <w:szCs w:val="24"/>
          </w:rPr>
          <w:t>, Extended data Table 7</w:t>
        </w:r>
      </w:ins>
      <w:r>
        <w:rPr>
          <w:sz w:val="24"/>
          <w:szCs w:val="24"/>
        </w:rPr>
        <w:t>), including polar ice sheets, mountain glaciers and their proglacial lakes, permafrost soils, and the coastal ocean under the influence of glacier runoff, and compared these to 3,552 published 16S rRNA gene samples from non-cryospheric ecosystems, including temperate and tropical lakes and soils (</w:t>
      </w:r>
      <w:r>
        <w:rPr>
          <w:i/>
          <w:sz w:val="24"/>
          <w:szCs w:val="24"/>
        </w:rPr>
        <w:t>Supplementary Text 2, Extended data 5</w:t>
      </w:r>
      <w:r>
        <w:rPr>
          <w:sz w:val="24"/>
          <w:szCs w:val="24"/>
        </w:rPr>
        <w:t>). This approach allowed us to identify and explore features specific to the cryospheric microbiome and compare it to other environmental microbiomes. However, we note a geographical bias towards polar regions in current publicly available repositories, and the paucity of alpine samples specifically highlights the need to further characterise these habitats given that they are among the most endangered cryospheric ecosystems globally. This bias is further compounded by the inconsistent methodologies applied across studies (e.g. primer pairs and sequencers used). To account for potential primer biases, we analysed two 16S rRNA primer pairs (Primer Pair 1, PP1: 341f-785r; Primer Pair 2, PP2: 515f-806r)</w:t>
      </w:r>
      <w:r w:rsidR="00E003D6">
        <w:rPr>
          <w:sz w:val="24"/>
          <w:szCs w:val="24"/>
        </w:rPr>
        <w:fldChar w:fldCharType="begin"/>
      </w:r>
      <w:r w:rsidR="00E003D6">
        <w:rPr>
          <w:sz w:val="24"/>
          <w:szCs w:val="24"/>
        </w:rPr>
        <w:instrText xml:space="preserve"> ADDIN ZOTERO_ITEM CSL_CITATION {"citationID":"XrkDwjAm","properties":{"formattedCitation":"\\super 15,16\\nosupersub{}","plainCitation":"15,16","noteIndex":0},"citationItems":[{"id":1090,"uris":["http://zotero.org/users/7217550/items/D6TQUPGI"],"uri":["http://zotero.org/users/7217550/items/D6TQUPGI"],"itemData":{"id":1090,"type":"article-journal","abstract":"DNA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amplicons.","container-title":"The ISME Journal","DOI":"10.1038/ismej.2012.8","ISSN":"1751-7370","issue":"8","language":"en","page":"1621-1624","source":"www.nature.com","title":"Ultra-high-throughput microbial community analysis on the Illumina HiSeq and MiSeq platforms","volume":"6","author":[{"family":"Caporaso","given":"J.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issued":{"date-parts":[["2012",8]]}}},{"id":3450,"uris":["http://zotero.org/users/7217550/items/TER6FFF6"],"uri":["http://zotero.org/users/7217550/items/TER6FFF6"],"itemData":{"id":3450,"type":"article-journal","abstract":"Abstract.  16S ribosomal RNA gene (rDNA) amplicon analysis remains the standard approach for the cultivation-independent investigation of microbial diversity. T","container-title":"Nucleic Acids Research","DOI":"10.1093/nar/gks808","ISSN":"0305-1048","issue":"1","journalAbbreviation":"Nucleic Acids Res","language":"en","page":"e1-e1","source":"academic.oup.com","title":"Evaluation of general 16S ribosomal RNA gene PCR primers for classical and next-generation sequencing-based diversity studies","volume":"41","author":[{"family":"Klindworth","given":"Anna"},{"family":"Pruesse","given":"Elmar"},{"family":"Schweer","given":"Timmy"},{"family":"Peplies","given":"Jörg"},{"family":"Quast","given":"Christian"},{"family":"Horn","given":"Matthias"},{"family":"Glöckner","given":"Frank Oliver"}],"issued":{"date-parts":[["2013",1,1]]}}}],"schema":"https://github.com/citation-style-language/schema/raw/master/csl-citation.json"} </w:instrText>
      </w:r>
      <w:r w:rsidR="00E003D6">
        <w:rPr>
          <w:sz w:val="24"/>
          <w:szCs w:val="24"/>
        </w:rPr>
        <w:fldChar w:fldCharType="separate"/>
      </w:r>
      <w:r w:rsidR="00E003D6" w:rsidRPr="00E003D6">
        <w:rPr>
          <w:sz w:val="24"/>
          <w:vertAlign w:val="superscript"/>
        </w:rPr>
        <w:t>15,16</w:t>
      </w:r>
      <w:r w:rsidR="00E003D6">
        <w:rPr>
          <w:sz w:val="24"/>
          <w:szCs w:val="24"/>
        </w:rPr>
        <w:fldChar w:fldCharType="end"/>
      </w:r>
      <w:ins w:id="20" w:author="Microsoft Office User" w:date="2022-02-25T15:57:00Z">
        <w:r w:rsidR="00E003D6">
          <w:rPr>
            <w:sz w:val="24"/>
            <w:szCs w:val="24"/>
          </w:rPr>
          <w:t xml:space="preserve"> </w:t>
        </w:r>
      </w:ins>
      <w:del w:id="21" w:author="Microsoft Office User" w:date="2022-02-25T15:57:00Z">
        <w:r w:rsidDel="00E003D6">
          <w:rPr>
            <w:sz w:val="24"/>
            <w:szCs w:val="24"/>
            <w:vertAlign w:val="superscript"/>
          </w:rPr>
          <w:delText>15,16</w:delText>
        </w:r>
        <w:r w:rsidDel="00E003D6">
          <w:rPr>
            <w:sz w:val="24"/>
            <w:szCs w:val="24"/>
          </w:rPr>
          <w:delText xml:space="preserve"> </w:delText>
        </w:r>
      </w:del>
      <w:r>
        <w:rPr>
          <w:sz w:val="24"/>
          <w:szCs w:val="24"/>
        </w:rPr>
        <w:t>commonly used in amplicon high-throughput sequencing. In total, this dataset contains 241,502,708 paired sequence reads, resulting in 530,254 and 410,931 amplicon sequence variants (ASVs) for PP1 and PP2, respectively.</w:t>
      </w:r>
      <w:r w:rsidR="00D16BED">
        <w:rPr>
          <w:sz w:val="24"/>
          <w:szCs w:val="24"/>
        </w:rPr>
        <w:t xml:space="preserve"> </w:t>
      </w:r>
      <w:r w:rsidR="00D16BED" w:rsidRPr="00563D5E">
        <w:rPr>
          <w:color w:val="000000" w:themeColor="text1"/>
          <w:sz w:val="24"/>
          <w:szCs w:val="24"/>
        </w:rPr>
        <w:t xml:space="preserve">Moreover, all taxonomic analyses were performed at the genus level, to account for the </w:t>
      </w:r>
      <w:r w:rsidR="005A2E95" w:rsidRPr="00563D5E">
        <w:rPr>
          <w:color w:val="000000" w:themeColor="text1"/>
          <w:sz w:val="24"/>
          <w:szCs w:val="24"/>
        </w:rPr>
        <w:t>limitations</w:t>
      </w:r>
      <w:r w:rsidR="00D16BED" w:rsidRPr="00563D5E">
        <w:rPr>
          <w:color w:val="000000" w:themeColor="text1"/>
          <w:sz w:val="24"/>
          <w:szCs w:val="24"/>
        </w:rPr>
        <w:t xml:space="preserve"> of 16s </w:t>
      </w:r>
      <w:r w:rsidR="00563D5E" w:rsidRPr="00563D5E">
        <w:rPr>
          <w:color w:val="000000" w:themeColor="text1"/>
          <w:sz w:val="24"/>
          <w:szCs w:val="24"/>
        </w:rPr>
        <w:t>rRNA amplicon</w:t>
      </w:r>
      <w:r w:rsidR="00D16BED" w:rsidRPr="00563D5E">
        <w:rPr>
          <w:color w:val="000000" w:themeColor="text1"/>
          <w:sz w:val="24"/>
          <w:szCs w:val="24"/>
        </w:rPr>
        <w:t xml:space="preserve"> data. </w:t>
      </w:r>
      <w:r w:rsidR="00D16BED">
        <w:rPr>
          <w:sz w:val="24"/>
          <w:szCs w:val="24"/>
        </w:rPr>
        <w:t>T</w:t>
      </w:r>
      <w:r>
        <w:rPr>
          <w:sz w:val="24"/>
          <w:szCs w:val="24"/>
        </w:rPr>
        <w:t>o gain deeper insights into the functional space of the cryospheric microbiome, we compared 34 published metagenomes from cryospheric ecosystems with 56 metagenomes from similar but non-cryospheric ecosystems (Fig. 1A). Given the difficulty of obtaining high-quality metagenomes from cryospheric ecosystems, we restricted our analyses to glacier surfaces, ice-covered lakes, and Antarctic soils. Although our analyses were limited to samples where raw sequence data are available (</w:t>
      </w:r>
      <w:r>
        <w:rPr>
          <w:i/>
          <w:sz w:val="24"/>
          <w:szCs w:val="24"/>
        </w:rPr>
        <w:t>Methods</w:t>
      </w:r>
      <w:r>
        <w:rPr>
          <w:sz w:val="24"/>
          <w:szCs w:val="24"/>
        </w:rPr>
        <w:t xml:space="preserve">), the breadth of habitats covered are representative of the most abundant cryospheric ecosystems, e.g., glacier ice, cryoconites, subglacial lakes and sea ice. On the other hand, several niches such as glacier snow, glacier-fed rivers/streams, and the full-breadth of permafrost may not entirely be represented due to data unavailability. We reanalysed all metagenomes using the same bioinformatic pipeline (IMP3; see </w:t>
      </w:r>
      <w:r>
        <w:rPr>
          <w:i/>
          <w:sz w:val="24"/>
          <w:szCs w:val="24"/>
        </w:rPr>
        <w:t>Methods</w:t>
      </w:r>
      <w:r>
        <w:rPr>
          <w:sz w:val="24"/>
          <w:szCs w:val="24"/>
        </w:rPr>
        <w:t>) to avoid analytical biases. Overall, the metagenomic analyses from 2,427,818,072 paired reads yielded 41,068,842 gene sequences</w:t>
      </w:r>
      <w:r w:rsidRPr="00882495">
        <w:rPr>
          <w:color w:val="000000" w:themeColor="text1"/>
          <w:sz w:val="24"/>
          <w:szCs w:val="24"/>
        </w:rPr>
        <w:t xml:space="preserve">. Thus, we here present a catalogue representing a snapshot of the functional diversity in the cryospheric microbiome, integrating across diverse </w:t>
      </w:r>
      <w:r w:rsidR="00882495">
        <w:rPr>
          <w:color w:val="000000" w:themeColor="text1"/>
          <w:sz w:val="24"/>
          <w:szCs w:val="24"/>
        </w:rPr>
        <w:t>habitats</w:t>
      </w:r>
      <w:r w:rsidRPr="00882495">
        <w:rPr>
          <w:color w:val="000000" w:themeColor="text1"/>
          <w:sz w:val="24"/>
          <w:szCs w:val="24"/>
        </w:rPr>
        <w:t>. This represents a first global overview of the functional repertoire of the Earth’s cryosphere compared to other ecosystems.</w:t>
      </w:r>
    </w:p>
    <w:p w14:paraId="585A50EC" w14:textId="4C38FE72" w:rsidR="00C1497F" w:rsidRDefault="00393347">
      <w:pPr>
        <w:rPr>
          <w:sz w:val="24"/>
          <w:szCs w:val="24"/>
        </w:rPr>
      </w:pPr>
      <w:r>
        <w:rPr>
          <w:b/>
          <w:sz w:val="24"/>
          <w:szCs w:val="24"/>
        </w:rPr>
        <w:lastRenderedPageBreak/>
        <w:t>A cryospheric microbiome.</w:t>
      </w:r>
      <w:r>
        <w:rPr>
          <w:sz w:val="24"/>
          <w:szCs w:val="24"/>
        </w:rPr>
        <w:t xml:space="preserve"> Given the communal constraints imposed by the harsh environment of cryospheric ecosystems (e.g., low temperature, oligotrophy), we expected them to harbour a specific microbiome. Accordingly, machine-learning classification (logistic regression models, </w:t>
      </w:r>
      <w:r>
        <w:rPr>
          <w:i/>
          <w:sz w:val="24"/>
          <w:szCs w:val="24"/>
        </w:rPr>
        <w:t>Methods</w:t>
      </w:r>
      <w:r>
        <w:rPr>
          <w:sz w:val="24"/>
          <w:szCs w:val="24"/>
        </w:rPr>
        <w:t>) based on community composition was able to differentiate between cryospheric and non-cryospheric microbiomes with high accuracy (</w:t>
      </w:r>
      <w:r>
        <w:rPr>
          <w:i/>
          <w:sz w:val="24"/>
          <w:szCs w:val="24"/>
        </w:rPr>
        <w:t>balanced accuracy</w:t>
      </w:r>
      <w:r>
        <w:rPr>
          <w:sz w:val="24"/>
          <w:szCs w:val="24"/>
        </w:rPr>
        <w:t xml:space="preserve"> &gt; 0.97, Extended data Table 1). </w:t>
      </w:r>
      <w:r>
        <w:rPr>
          <w:color w:val="000000"/>
          <w:sz w:val="24"/>
          <w:szCs w:val="24"/>
        </w:rPr>
        <w:t xml:space="preserve">Both primer pairs consistently yielded a high classification accuracy and especially a high precision. </w:t>
      </w:r>
      <w:r>
        <w:rPr>
          <w:sz w:val="24"/>
          <w:szCs w:val="24"/>
        </w:rPr>
        <w:t>Interestingly, many of the discriminating cryospheric ASVs were spread widely across the bacterial tree of life (Fig. 1A, Extended data Figure 1).</w:t>
      </w:r>
    </w:p>
    <w:p w14:paraId="1BDF5EA7" w14:textId="5BE23057" w:rsidR="00C1497F" w:rsidRPr="005217B1" w:rsidRDefault="00393347">
      <w:pPr>
        <w:rPr>
          <w:color w:val="FF0000"/>
          <w:sz w:val="24"/>
          <w:szCs w:val="24"/>
          <w:lang w:val="en-US"/>
        </w:rPr>
      </w:pPr>
      <w:r>
        <w:rPr>
          <w:sz w:val="24"/>
          <w:szCs w:val="24"/>
        </w:rPr>
        <w:t xml:space="preserve">The notion that a part of the microbiome is specific to the cryosphere is also strongly supported by phylogenetic analyses of the 16S rRNA gene amplicon dataset. First, we found higher pairwise phylogenetic overlap among cryospheric samples than among cryospheric/non-cryospheric or non-cryospheric samples (Sorensen’s index, Fig. 1C; </w:t>
      </w:r>
      <w:r>
        <w:rPr>
          <w:i/>
          <w:sz w:val="24"/>
          <w:szCs w:val="24"/>
        </w:rPr>
        <w:t>Wilcoxon test</w:t>
      </w:r>
      <w:r>
        <w:rPr>
          <w:sz w:val="24"/>
          <w:szCs w:val="24"/>
        </w:rPr>
        <w:t xml:space="preserve">, </w:t>
      </w:r>
      <w:r>
        <w:rPr>
          <w:i/>
          <w:sz w:val="24"/>
          <w:szCs w:val="24"/>
        </w:rPr>
        <w:t>Holm</w:t>
      </w:r>
      <w:r>
        <w:rPr>
          <w:sz w:val="24"/>
          <w:szCs w:val="24"/>
        </w:rPr>
        <w:t xml:space="preserve"> adj. </w:t>
      </w:r>
      <w:r>
        <w:rPr>
          <w:i/>
          <w:sz w:val="24"/>
          <w:szCs w:val="24"/>
        </w:rPr>
        <w:t>p &lt; 0.001</w:t>
      </w:r>
      <w:r>
        <w:rPr>
          <w:sz w:val="24"/>
          <w:szCs w:val="24"/>
        </w:rPr>
        <w:t xml:space="preserve">). This points towards a phylogenetic diversity that is specific to the cryosphere. Second, when we examined cross-sample nearest taxon distances (β-NTDs), we found that taxa in cryospheric samples have lower β-NTDs in other cryospheric samples than in non-cryospheric samples (Fig. 1D; </w:t>
      </w:r>
      <w:r>
        <w:rPr>
          <w:i/>
          <w:sz w:val="24"/>
          <w:szCs w:val="24"/>
        </w:rPr>
        <w:t>Wilcoxon test</w:t>
      </w:r>
      <w:r>
        <w:rPr>
          <w:sz w:val="24"/>
          <w:szCs w:val="24"/>
        </w:rPr>
        <w:t xml:space="preserve">, </w:t>
      </w:r>
      <w:r>
        <w:rPr>
          <w:i/>
          <w:sz w:val="24"/>
          <w:szCs w:val="24"/>
        </w:rPr>
        <w:t>Holm</w:t>
      </w:r>
      <w:r>
        <w:rPr>
          <w:sz w:val="24"/>
          <w:szCs w:val="24"/>
        </w:rPr>
        <w:t xml:space="preserve"> adj. </w:t>
      </w:r>
      <w:r>
        <w:rPr>
          <w:i/>
          <w:sz w:val="24"/>
          <w:szCs w:val="24"/>
        </w:rPr>
        <w:t>p &lt; 0.001</w:t>
      </w:r>
      <w:r>
        <w:rPr>
          <w:sz w:val="24"/>
          <w:szCs w:val="24"/>
        </w:rPr>
        <w:t>). This was less evident for non-cryospheric samples (Extended data Table 2). Because phylogeny and functional similarity usually correlate at short phylogenetic distances</w:t>
      </w:r>
      <w:r w:rsidR="00E003D6">
        <w:rPr>
          <w:sz w:val="24"/>
          <w:szCs w:val="24"/>
        </w:rPr>
        <w:fldChar w:fldCharType="begin"/>
      </w:r>
      <w:r w:rsidR="00E003D6">
        <w:rPr>
          <w:sz w:val="24"/>
          <w:szCs w:val="24"/>
        </w:rPr>
        <w:instrText xml:space="preserve"> ADDIN ZOTERO_ITEM CSL_CITATION {"citationID":"8HxuJTAt","properties":{"formattedCitation":"\\super 17\\nosupersub{}","plainCitation":"17","noteIndex":0},"citationItems":[{"id":3956,"uris":["http://zotero.org/users/7217550/items/GTRIVN82"],"uri":["http://zotero.org/users/7217550/items/GTRIVN82"],"itemData":{"id":3956,"type":"article-journal","abstract":"Ecological succession and the balance between stochastic and deterministic processes are two major themes within microbial ecology, but these conceptual domains have mostly developed independent of each other. Here we provide a framework that integrates shifts in community assembly processes with microbial primary succession to better understand mechanisms governing the stochastic/deterministic balance. Synthesizing previous work, we devised a conceptual model that links ecosystem development to alternative hypotheses related to shifts in ecological assembly processes. Conceptual model hypotheses were tested by coupling spatiotemporal data on soil bacterial communities with environmental conditions in a salt marsh chronosequence spanning 105 years of succession. Analyses within successional stages showed community composition to be initially governed by stochasticity, but as succession proceeded, there was a progressive increase in deterministic selection correlated with increasing sodium concentration. Analyses of community turnover among successional stages—which provide a larger spatiotemporal scale relative to within stage analyses—revealed that changes in the concentration of soil organic matter were the main predictor of the type and relative influence of determinism. Taken together, these results suggest scale-dependency in the mechanisms underlying selection. To better understand mechanisms governing these patterns, we developed an ecological simulation model that revealed how changes in selective environments cause shifts in the stochastic/deterministic balance. Finally, we propose an extended—and experimentally testable—conceptual model integrating ecological assembly processes with primary and secondary succession. This framework provides a priori hypotheses for future experiments, thereby facilitating a systematic approach to understand assembly and succession in microbial communities across ecosystems.","container-title":"Proceedings of the National Academy of Sciences","DOI":"10.1073/pnas.1414261112","ISSN":"0027-8424, 1091-6490","issue":"11","journalAbbreviation":"PNAS","language":"en","note":"publisher: National Academy of Sciences\nsection: PNAS Plus\nPMID: 25733885","page":"E1326-E1332","source":"www.pnas.org","title":"Disentangling mechanisms that mediate the balance between stochastic and deterministic processes in microbial succession","volume":"112","author":[{"family":"Dini-Andreote","given":"Francisco"},{"family":"Stegen","given":"James C."},{"family":"Elsas","given":"Jan Dirk","dropping-particle":"van"},{"family":"Salles","given":"Joana Falcão"}],"issued":{"date-parts":[["2015",3,17]]}}}],"schema":"https://github.com/citation-style-language/schema/raw/master/csl-citation.json"} </w:instrText>
      </w:r>
      <w:r w:rsidR="00E003D6">
        <w:rPr>
          <w:sz w:val="24"/>
          <w:szCs w:val="24"/>
        </w:rPr>
        <w:fldChar w:fldCharType="separate"/>
      </w:r>
      <w:r w:rsidR="00E003D6" w:rsidRPr="00E003D6">
        <w:rPr>
          <w:sz w:val="24"/>
          <w:vertAlign w:val="superscript"/>
        </w:rPr>
        <w:t>17</w:t>
      </w:r>
      <w:r w:rsidR="00E003D6">
        <w:rPr>
          <w:sz w:val="24"/>
          <w:szCs w:val="24"/>
        </w:rPr>
        <w:fldChar w:fldCharType="end"/>
      </w:r>
      <w:del w:id="22" w:author="Microsoft Office User" w:date="2022-02-25T15:58:00Z">
        <w:r w:rsidDel="00E003D6">
          <w:rPr>
            <w:sz w:val="24"/>
            <w:szCs w:val="24"/>
            <w:vertAlign w:val="superscript"/>
          </w:rPr>
          <w:delText>17</w:delText>
        </w:r>
      </w:del>
      <w:r>
        <w:rPr>
          <w:sz w:val="24"/>
          <w:szCs w:val="24"/>
        </w:rPr>
        <w:t>, this finding suggests higher niche similarity for cryospheric bacteria compared to their non-cryospheric equivalents. This evokes specific selective constraints of cryospheric environments acting on taxa across the entire bacterial tree of life. Interestingly, when we further examined radiation patterns, we found that taxa in a given cryospheric microbial community had on average larger phylogenetic distances (α-MPD) than their counterparts in a non-cryospheric community (</w:t>
      </w:r>
      <w:r>
        <w:rPr>
          <w:i/>
          <w:sz w:val="24"/>
          <w:szCs w:val="24"/>
        </w:rPr>
        <w:t>linear model</w:t>
      </w:r>
      <w:r>
        <w:rPr>
          <w:sz w:val="24"/>
          <w:szCs w:val="24"/>
        </w:rPr>
        <w:t xml:space="preserve">, </w:t>
      </w:r>
      <w:r>
        <w:rPr>
          <w:i/>
          <w:sz w:val="24"/>
          <w:szCs w:val="24"/>
        </w:rPr>
        <w:t>p &lt; 0.001</w:t>
      </w:r>
      <w:r>
        <w:rPr>
          <w:sz w:val="24"/>
          <w:szCs w:val="24"/>
        </w:rPr>
        <w:t xml:space="preserve">). </w:t>
      </w:r>
      <w:r w:rsidRPr="00D5072E">
        <w:rPr>
          <w:color w:val="000000" w:themeColor="text1"/>
          <w:sz w:val="24"/>
          <w:szCs w:val="24"/>
        </w:rPr>
        <w:t>This could suggest early radiation events with subsequent “pruning” of phylogenetic diversity, which would explain the observed patterns</w:t>
      </w:r>
      <w:r w:rsidR="00E003D6">
        <w:rPr>
          <w:color w:val="000000" w:themeColor="text1"/>
          <w:sz w:val="24"/>
          <w:szCs w:val="24"/>
        </w:rPr>
        <w:fldChar w:fldCharType="begin"/>
      </w:r>
      <w:r w:rsidR="00E003D6">
        <w:rPr>
          <w:color w:val="000000" w:themeColor="text1"/>
          <w:sz w:val="24"/>
          <w:szCs w:val="24"/>
        </w:rPr>
        <w:instrText xml:space="preserve"> ADDIN ZOTERO_ITEM CSL_CITATION {"citationID":"jhIQwkW9","properties":{"formattedCitation":"\\super 18\\nosupersub{}","plainCitation":"18","noteIndex":0},"citationItems":[{"id":3991,"uris":["http://zotero.org/users/7217550/items/XKDQWCIF"],"uri":["http://zotero.org/users/7217550/items/XKDQWCIF"],"itemData":{"id":3991,"type":"article-journal","DOI":"10.1111/ecog.01694","source":"onlinelibrary.wiley.com","title":"Influence of tree shape and evolutionary time‐scale on phylogenetic diversity metrics","URL":"https://onlinelibrary.wiley.com/doi/10.1111/ecog.01694","accessed":{"date-parts":[["2021",9,17]]}}}],"schema":"https://github.com/citation-style-language/schema/raw/master/csl-citation.json"} </w:instrText>
      </w:r>
      <w:r w:rsidR="00E003D6">
        <w:rPr>
          <w:color w:val="000000" w:themeColor="text1"/>
          <w:sz w:val="24"/>
          <w:szCs w:val="24"/>
        </w:rPr>
        <w:fldChar w:fldCharType="separate"/>
      </w:r>
      <w:r w:rsidR="00E003D6" w:rsidRPr="00E003D6">
        <w:rPr>
          <w:color w:val="000000"/>
          <w:sz w:val="24"/>
          <w:vertAlign w:val="superscript"/>
        </w:rPr>
        <w:t>18</w:t>
      </w:r>
      <w:r w:rsidR="00E003D6">
        <w:rPr>
          <w:color w:val="000000" w:themeColor="text1"/>
          <w:sz w:val="24"/>
          <w:szCs w:val="24"/>
        </w:rPr>
        <w:fldChar w:fldCharType="end"/>
      </w:r>
      <w:del w:id="23" w:author="Microsoft Office User" w:date="2022-02-25T15:58:00Z">
        <w:r w:rsidRPr="00D5072E" w:rsidDel="00E003D6">
          <w:rPr>
            <w:color w:val="000000" w:themeColor="text1"/>
            <w:sz w:val="24"/>
            <w:szCs w:val="24"/>
            <w:vertAlign w:val="superscript"/>
          </w:rPr>
          <w:delText>18</w:delText>
        </w:r>
      </w:del>
      <w:r w:rsidRPr="00D5072E">
        <w:rPr>
          <w:color w:val="000000" w:themeColor="text1"/>
          <w:sz w:val="24"/>
          <w:szCs w:val="24"/>
        </w:rPr>
        <w:t>. However, we cannot exclude nor disentangle the action of contemporary evolutionary and assembly processes</w:t>
      </w:r>
      <w:r w:rsidR="00D5072E" w:rsidRPr="00D5072E">
        <w:rPr>
          <w:color w:val="000000" w:themeColor="text1"/>
          <w:sz w:val="24"/>
          <w:szCs w:val="24"/>
        </w:rPr>
        <w:t xml:space="preserve"> </w:t>
      </w:r>
      <w:r w:rsidRPr="00D5072E">
        <w:rPr>
          <w:color w:val="000000" w:themeColor="text1"/>
          <w:sz w:val="24"/>
          <w:szCs w:val="24"/>
        </w:rPr>
        <w:t xml:space="preserve">that can jointly shape community </w:t>
      </w:r>
      <w:r w:rsidRPr="00DD1B17">
        <w:rPr>
          <w:color w:val="000000" w:themeColor="text1"/>
          <w:sz w:val="24"/>
          <w:szCs w:val="24"/>
        </w:rPr>
        <w:t>phylogenies</w:t>
      </w:r>
      <w:r w:rsidR="00D5072E" w:rsidRPr="00DD1B17">
        <w:rPr>
          <w:color w:val="000000" w:themeColor="text1"/>
          <w:sz w:val="24"/>
          <w:szCs w:val="24"/>
        </w:rPr>
        <w:t>.</w:t>
      </w:r>
      <w:r w:rsidR="008730FE" w:rsidRPr="00DD1B17">
        <w:rPr>
          <w:color w:val="000000" w:themeColor="text1"/>
          <w:sz w:val="24"/>
          <w:szCs w:val="24"/>
        </w:rPr>
        <w:t xml:space="preserve"> </w:t>
      </w:r>
      <w:r w:rsidR="00B6690B" w:rsidRPr="00DD1B17">
        <w:rPr>
          <w:color w:val="000000" w:themeColor="text1"/>
          <w:sz w:val="24"/>
          <w:szCs w:val="24"/>
        </w:rPr>
        <w:t>For example, transduction and genome plasticity have repeatedly been linked with cold adaptation in cryospheric bacteria</w:t>
      </w:r>
      <w:r w:rsidR="00B6690B" w:rsidRPr="00DD1B17">
        <w:rPr>
          <w:color w:val="000000" w:themeColor="text1"/>
          <w:sz w:val="24"/>
          <w:szCs w:val="24"/>
        </w:rPr>
        <w:fldChar w:fldCharType="begin"/>
      </w:r>
      <w:r w:rsidR="00E003D6">
        <w:rPr>
          <w:color w:val="000000" w:themeColor="text1"/>
          <w:sz w:val="24"/>
          <w:szCs w:val="24"/>
        </w:rPr>
        <w:instrText xml:space="preserve"> ADDIN ZOTERO_ITEM CSL_CITATION {"citationID":"HCIW4z4e","properties":{"formattedCitation":"\\super 19\\uc0\\u8211{}22\\nosupersub{}","plainCitation":"19–22","noteIndex":0},"citationItems":[{"id":4035,"uris":["http://zotero.org/users/7217550/items/R3QBU3VV"],"uri":["http://zotero.org/users/7217550/items/R3QBU3VV"],"itemData":{"id":4035,"type":"article-journal","abstract":"The genus Octadecabacter is a member of the ubiquitous marine Roseobacter clade. The two described species of this genus, Octadecabacter arcticus and Octadecabacter antarcticus, are psychrophilic and display a bipolar distribution. Here we provide the manually annotated and finished genome sequences of the type strains O. arcticus 238 and O. antarcticus 307, isolated from sea ice of the Arctic and Antarctic, respectively. Both genomes exhibit a high genome plasticity caused by an unusually high density and diversity of transposable elements. This could explain the discrepancy between the low genome synteny and high 16S rRNA gene sequence similarity between both strains. Numerous characteristic features were identified in the Octadecabacter genomes, which show indications of horizontal gene transfer and may represent specific adaptations to the habitats of the strains. These include a gene cluster encoding the synthesis and degradation of cyanophycin in O. arcticus 238, which is absent in O. antarcticus 307 and unique among the Roseobacter clade. Furthermore, genes representing a new subgroup of xanthorhodopsins as an adaptation to icy environments are present in both Octadecabacter strains. This new xanthorhodopsin subgroup differs from the previously characterized xanthorhodopsins of Salinibacter ruber and Gloeobacter violaceus in phylogeny, biogeography and the potential to bind 4-keto-carotenoids. Biochemical characterization of the Octadecabacter xanthorhodopsins revealed that they function as light-driven proton pumps.","container-title":"PLOS ONE","DOI":"10.1371/journal.pone.0063422","ISSN":"1932-6203","issue":"5","journalAbbreviation":"PLOS ONE","language":"en","note":"publisher: Public Library of Science","page":"e63422","source":"PLoS Journals","title":"Poles Apart: Arctic and Antarctic Octadecabacter strains Share High Genome Plasticity and a New Type of Xanthorhodopsin","title-short":"Poles Apart","volume":"8","author":[{"family":"Vollmers","given":"John"},{"family":"Voget","given":"Sonja"},{"family":"Dietrich","given":"Sascha"},{"family":"Gollnow","given":"Kathleen"},{"family":"Smits","given":"Maike"},{"family":"Meyer","given":"Katja"},{"family":"Brinkhoff","given":"Thorsten"},{"family":"Simon","given":"Meinhard"},{"family":"Daniel","given":"Rolf"}],"issued":{"date-parts":[["2013",5,6]]}}},{"id":4034,"uris":["http://zotero.org/users/7217550/items/E8DYNCQQ"],"uri":["http://zotero.org/users/7217550/items/E8DYNCQQ"],"itemData":{"id":4034,"type":"article-journal","abstract":"Snow and ice environments cover up to 21% of the Earth's surface. They have been regarded as extreme environments because of their low temperatures, high UV irradiation, low nutrients and low water availability, and thus, their microbial activity has not been considered relevant from a global microbial ecology viewpoint. In this review, we focus on why snow and ice habitats might not be extreme from a microbiological perspective. Microorganisms interact closely with the abiotic conditions imposed by snow and ice habitats by having diverse adaptations, that include genetic resistance mechanisms, to different types of stresses in addition to inhabiting various niches where these potential stresses might be reduced. The microbial communities inhabiting snow and ice are not only abundant and taxonomically diverse, but complex in terms of their interactions. Altogether, snow and ice seem to be true ecosystems with a role in global biogeochemical cycles that has likely been underestimated. Future work should expand past resistance studies to understanding the function of these ecosystems.","collection-title":"Special issue on Microbial diversity, adaptation and evolution","container-title":"Research in Microbiology","DOI":"10.1016/j.resmic.2015.09.002","ISSN":"0923-2508","issue":"10","journalAbbreviation":"Research in Microbiology","language":"en","page":"782-795","source":"ScienceDirect","title":"Snow and ice ecosystems: not so extreme","title-short":"Snow and ice ecosystems","volume":"166","author":[{"family":"Maccario","given":"Lorrie"},{"family":"Sanguino","given":"Laura"},{"family":"Vogel","given":"Timothy M."},{"family":"Larose","given":"Catherine"}],"issued":{"date-parts":[["2015",12,1]]}}},{"id":4033,"uris":["http://zotero.org/users/7217550/items/NEMIJ82L"],"uri":["http://zotero.org/users/7217550/items/NEMIJ82L"],"itemData":{"id":4033,"type":"article-journal","abstract":"Cold-active bacteria of the genus Polaromonas (class Betaproteobacteria) are important components of glacial microbiomes. In this study, extrachromosomal replicons of 26 psychrotolerant Polaromonas strains, isolated from Arctic and Antarctic glaciers, were identified, sequenced, and characterized. The plasmidome of these strains consists of 13 replicons, ranging in size from 3,378 to 101,077 bp. In silico sequence analyses identified the conserved backbones of these plasmids, composed of genes required for plasmid replication, stable maintenance, and conjugal transfer. Host range analysis revealed that all of the identified plasmids are narrow-host-range replicons, only able to replicate in bacteria of closely related genera (Polaromonas and Variovorax) of the Comamonadaceae family. Special attention was paid to the identification of plasmid auxiliary genetic information, which may contribute to the adaptation of bacteria to environmental conditions occurring in glaciers. Detailed analysis revealed the presence of genes encoding proteins potentially involved in (i) protection against reactive oxygen species, ultraviolet radiation, and low temperatures; (ii) transport and metabolism of organic compounds; (iii) transport of metal ions; and (iv) resistance to heavy metals. Some of the plasmids also carry genes required for the molecular assembly of iron–sulfur [Fe-S] clusters. Functional analysis of the predicted heavy metal resistance determinants demonstrated that their activity varies, depending on the host strain. This study provides the first molecular insight into the mobile DNA of Polaromonas spp. inhabiting polar glaciers. It has generated valuable data on the structure and properties of a pool of plasmids and highlighted their role in the biology of psychrotolerant Polaromonas strains and their adaptation to the environmental conditions of Arctic and Antarctic glaciers.","container-title":"Frontiers in Microbiology","ISSN":"1664-302X","source":"Frontiers","title":"Plasmids of Psychrotolerant Polaromonas spp. Isolated From Arctic and Antarctic Glaciers – Diversity and Role in Adaptation to Polar Environments","URL":"https://www.frontiersin.org/article/10.3389/fmicb.2018.01285","volume":"9","author":[{"family":"Ciok","given":"Anna"},{"family":"Budzik","given":"Karol"},{"family":"Zdanowski","given":"Marek K."},{"family":"Gawor","given":"Jan"},{"family":"Grzesiak","given":"Jakub"},{"family":"Decewicz","given":"Przemyslaw"},{"family":"Gromadka","given":"Robert"},{"family":"Bartosik","given":"Dariusz"},{"family":"Dziewit","given":"Lukasz"}],"accessed":{"date-parts":[["2022",2,24]]},"issued":{"date-parts":[["2018"]]}}},{"id":4043,"uris":["http://zotero.org/users/7217550/items/3NRB8SGZ"],"uri":["http://zotero.org/users/7217550/items/3NRB8SGZ"],"itemData":{"id":4043,"type":"article-journal","abstract":"Subzero hypersaline brines are liquid microbial habitats within otherwise frozen environments, where concentrated dissolved salts prevent freezing. Such extreme conditions presumably require unique microbial adaptations, and possibly altered ecologies, but specific strategies remain largely unknown. Here we examined prokaryotic taxonomic and functional diversity in two seawater-derived subzero hypersaline brines: first-year sea ice, subject to seasonally fluctuating conditions; and ancient cryopeg, under relatively stable conditions geophysically isolated in permafrost. Overall, both taxonomic composition and functional potential were starkly different. Taxonomically, sea-ice brine communities (</w:instrText>
      </w:r>
      <w:r w:rsidR="00E003D6">
        <w:rPr>
          <w:rFonts w:ascii="Cambria Math" w:hAnsi="Cambria Math" w:cs="Cambria Math"/>
          <w:color w:val="000000" w:themeColor="text1"/>
          <w:sz w:val="24"/>
          <w:szCs w:val="24"/>
        </w:rPr>
        <w:instrText>∼</w:instrText>
      </w:r>
      <w:r w:rsidR="00E003D6">
        <w:rPr>
          <w:color w:val="000000" w:themeColor="text1"/>
          <w:sz w:val="24"/>
          <w:szCs w:val="24"/>
        </w:rPr>
        <w:instrText>105 cells mL–1) had greater richness, more diversity and were dominated by bacterial genera, including Polaribacter, Paraglaciecola, Colwellia, and Glaciecola, whereas the more densely inhabited cryopeg brines (</w:instrText>
      </w:r>
      <w:r w:rsidR="00E003D6">
        <w:rPr>
          <w:rFonts w:ascii="Cambria Math" w:hAnsi="Cambria Math" w:cs="Cambria Math"/>
          <w:color w:val="000000" w:themeColor="text1"/>
          <w:sz w:val="24"/>
          <w:szCs w:val="24"/>
        </w:rPr>
        <w:instrText>∼</w:instrText>
      </w:r>
      <w:r w:rsidR="00E003D6">
        <w:rPr>
          <w:color w:val="000000" w:themeColor="text1"/>
          <w:sz w:val="24"/>
          <w:szCs w:val="24"/>
        </w:rPr>
        <w:instrText xml:space="preserve">108 cells mL–1) lacked these genera and instead were dominated by Marinobacter. Functionally, however, sea ice encoded fewer accessory traits and lower average genomic copy numbers for shared traits, though DNA replication and repair were elevated; in contrast, microbes in cryopeg brines had greater genetic versatility with elevated abundances of accessory traits involved in sensing, responding to environmental cues, transport, mobile elements (transposases and plasmids), toxin-antitoxin systems, and type VI secretion systems. Together these genomic features suggest adaptations and capabilities of sea-ice communities manifesting at the community level through seasonal ecological succession, whereas the denser cryopeg communities appear adapted to intense bacterial competition, leaving fewer genera to dominate with brine-specific adaptations and social interactions that sacrifice some members for the benefit of others. Such cryopeg genomic traits provide insight into how long-term environmental stability may enable life to survive extreme conditions.","container-title":"Frontiers in Microbiology","ISSN":"1664-302X","source":"Frontiers","title":"Divergent Genomic Adaptations in the Microbiomes of Arctic Subzero Sea-Ice and Cryopeg Brines","URL":"https://www.frontiersin.org/article/10.3389/fmicb.2021.701186","volume":"12","author":[{"family":"Rapp","given":"Josephine Z."},{"family":"Sullivan","given":"Matthew B."},{"family":"Deming","given":"Jody W."}],"accessed":{"date-parts":[["2022",2,24]]},"issued":{"date-parts":[["2021"]]}}}],"schema":"https://github.com/citation-style-language/schema/raw/master/csl-citation.json"} </w:instrText>
      </w:r>
      <w:r w:rsidR="00B6690B" w:rsidRPr="00DD1B17">
        <w:rPr>
          <w:color w:val="000000" w:themeColor="text1"/>
          <w:sz w:val="24"/>
          <w:szCs w:val="24"/>
        </w:rPr>
        <w:fldChar w:fldCharType="separate"/>
      </w:r>
      <w:r w:rsidR="00E003D6" w:rsidRPr="00E003D6">
        <w:rPr>
          <w:color w:val="000000"/>
          <w:sz w:val="24"/>
          <w:vertAlign w:val="superscript"/>
        </w:rPr>
        <w:t>19–22</w:t>
      </w:r>
      <w:r w:rsidR="00B6690B" w:rsidRPr="00DD1B17">
        <w:rPr>
          <w:color w:val="000000" w:themeColor="text1"/>
          <w:sz w:val="24"/>
          <w:szCs w:val="24"/>
        </w:rPr>
        <w:fldChar w:fldCharType="end"/>
      </w:r>
      <w:r w:rsidR="00B6690B" w:rsidRPr="00DD1B17">
        <w:rPr>
          <w:color w:val="000000" w:themeColor="text1"/>
          <w:sz w:val="24"/>
          <w:szCs w:val="24"/>
        </w:rPr>
        <w:t>. Moreover, horizontal gene transfer has also been shown to promote the diffusion of cold-adaptation genes</w:t>
      </w:r>
      <w:r w:rsidR="00B6690B" w:rsidRPr="00DD1B17">
        <w:rPr>
          <w:color w:val="000000" w:themeColor="text1"/>
          <w:sz w:val="24"/>
          <w:szCs w:val="24"/>
        </w:rPr>
        <w:fldChar w:fldCharType="begin"/>
      </w:r>
      <w:r w:rsidR="00E003D6">
        <w:rPr>
          <w:color w:val="000000" w:themeColor="text1"/>
          <w:sz w:val="24"/>
          <w:szCs w:val="24"/>
        </w:rPr>
        <w:instrText xml:space="preserve"> ADDIN ZOTERO_ITEM CSL_CITATION {"citationID":"WgdhePsj","properties":{"formattedCitation":"\\super 23\\nosupersub{}","plainCitation":"23","noteIndex":0},"citationItems":[{"id":4040,"uris":["http://zotero.org/users/7217550/items/JJ7JUZQY"],"uri":["http://zotero.org/users/7217550/items/JJ7JUZQY"],"itemData":{"id":4040,"type":"report","abstract":"The Arctic Ocean is being impacted by warming temperatures, increasing freshwater and highly variable ice conditions. The microalgal communities underpinning Arctic marine food webs, once thought to be dominated by diatoms, include a phylogenetically diverse range of small algal species, whose biology remains poorly understood. Here, we present genome sequences of a cryptomonad, a haptophyte, a chrysophyte, and a pelagophyte, isolated from the Arctic water column and ice. Comparing protein family distributions and sequence similarity across a densely-sampled set of algal genomes and transcriptomes, we note striking convergences in the biology of distantly related small Arctic algae, compared to non-Arctic relatives; although this convergence is largely exclusive of Arctic diatoms. Using high-throughput phylogenetic approaches, incorporating environmental sequence data from Tara Oceans, we demonstrate that this convergence was partly explained by horizontal gene transfers (HGT) between Arctic species, in over at least 30 other discrete gene families, and most notably in ice-binding domains (IBD). These Arctic-specific genes have been repeatedly transferred between Arctic algae, and are independent of equivalent HGTs in the Antarctic Southern Ocean. Our data provide insights into the specialized Arctic marine microbiome, and underlines the role of geographically-limited HGT as a driver of environmental adaptation in eukaryotic algae.","language":"en","note":"DOI: 10.1101/2021.07.31.454568\nsection: New Results\ntype: article","page":"2021.07.31.454568","publisher":"bioRxiv","source":"bioRxiv","title":"Within-Arctic horizontal gene transfer as a driver of convergent evolution in distantly related microalgae","URL":"https://www.biorxiv.org/content/10.1101/2021.07.31.454568v1","author":[{"family":"Dorrell","given":"Richard G."},{"family":"Kuo","given":"Alan"},{"family":"Füssy","given":"Zoltan"},{"family":"Richardson","given":"Elisabeth"},{"family":"Salamov","given":"Asaf"},{"family":"Zarevski","given":"Nikola"},{"family":"Freyria","given":"Nastasia J."},{"family":"Ibarbalz","given":"Federico M."},{"family":"Jenkins","given":"Jerry"},{"family":"Karlusich","given":"Juan Jose Pierella"},{"family":"Steindorff","given":"Andrei Stecca"},{"family":"Edgar","given":"Robyn E."},{"family":"Handley","given":"Lori"},{"family":"Lail","given":"Kathleen"},{"family":"Lipzen","given":"Anna"},{"family":"Lombard","given":"Vincent"},{"family":"McFarlane","given":"John"},{"family":"Nef","given":"Charlotte"},{"family":"Vanclová","given":"Anna M. G. Novák"},{"family":"Peng","given":"Yi"},{"family":"Plott","given":"Chris"},{"family":"Potvin","given":"Marianne"},{"family":"Vieira","given":"Fabio Rocha Jimenez"},{"family":"Barry","given":"Kerrie"},{"family":"Dacks","given":"Joel B."},{"family":"Vargas","given":"Colomban","dropping-particle":"de"},{"family":"Henrissat","given":"Bernard"},{"family":"Pelletier","given":"Eric"},{"family":"Schmutz","given":"Jeremy"},{"family":"Wincker","given":"Patrick"},{"family":"Bowler","given":"Chris"},{"family":"Grigoriev","given":"Igor V."},{"family":"Lovejoy","given":"Connie"}],"accessed":{"date-parts":[["2022",2,24]]},"issued":{"date-parts":[["2021",8,2]]}}}],"schema":"https://github.com/citation-style-language/schema/raw/master/csl-citation.json"} </w:instrText>
      </w:r>
      <w:r w:rsidR="00B6690B" w:rsidRPr="00DD1B17">
        <w:rPr>
          <w:color w:val="000000" w:themeColor="text1"/>
          <w:sz w:val="24"/>
          <w:szCs w:val="24"/>
        </w:rPr>
        <w:fldChar w:fldCharType="separate"/>
      </w:r>
      <w:r w:rsidR="00E003D6" w:rsidRPr="00E003D6">
        <w:rPr>
          <w:color w:val="000000"/>
          <w:sz w:val="24"/>
          <w:vertAlign w:val="superscript"/>
        </w:rPr>
        <w:t>23</w:t>
      </w:r>
      <w:r w:rsidR="00B6690B" w:rsidRPr="00DD1B17">
        <w:rPr>
          <w:color w:val="000000" w:themeColor="text1"/>
          <w:sz w:val="24"/>
          <w:szCs w:val="24"/>
        </w:rPr>
        <w:fldChar w:fldCharType="end"/>
      </w:r>
      <w:r w:rsidR="00B6690B" w:rsidRPr="00DD1B17">
        <w:rPr>
          <w:color w:val="000000" w:themeColor="text1"/>
          <w:sz w:val="24"/>
          <w:szCs w:val="24"/>
        </w:rPr>
        <w:t>.</w:t>
      </w:r>
      <w:r w:rsidR="00DD1B17" w:rsidRPr="00DD1B17">
        <w:rPr>
          <w:color w:val="000000" w:themeColor="text1"/>
          <w:sz w:val="24"/>
          <w:szCs w:val="24"/>
          <w:lang w:val="en-US"/>
        </w:rPr>
        <w:t xml:space="preserve"> </w:t>
      </w:r>
      <w:r w:rsidRPr="00DD1B17">
        <w:rPr>
          <w:color w:val="000000" w:themeColor="text1"/>
          <w:sz w:val="24"/>
          <w:szCs w:val="24"/>
        </w:rPr>
        <w:t xml:space="preserve">Nevertheless, given the large number and breadth of included cryospheric ecosystems, we posit that the </w:t>
      </w:r>
      <w:r w:rsidRPr="00D5072E">
        <w:rPr>
          <w:color w:val="000000" w:themeColor="text1"/>
          <w:sz w:val="24"/>
          <w:szCs w:val="24"/>
        </w:rPr>
        <w:t xml:space="preserve">topologies of the inferred phylogenies are less prone to assembly processes. We rather </w:t>
      </w:r>
      <w:r w:rsidR="00A777CB">
        <w:rPr>
          <w:color w:val="000000" w:themeColor="text1"/>
          <w:sz w:val="24"/>
          <w:szCs w:val="24"/>
        </w:rPr>
        <w:t>interpret</w:t>
      </w:r>
      <w:r w:rsidRPr="00D5072E">
        <w:rPr>
          <w:color w:val="000000" w:themeColor="text1"/>
          <w:sz w:val="24"/>
          <w:szCs w:val="24"/>
        </w:rPr>
        <w:t xml:space="preserve"> </w:t>
      </w:r>
      <w:r w:rsidR="000111F1">
        <w:rPr>
          <w:color w:val="000000" w:themeColor="text1"/>
          <w:sz w:val="24"/>
          <w:szCs w:val="24"/>
        </w:rPr>
        <w:t xml:space="preserve">that </w:t>
      </w:r>
      <w:r w:rsidRPr="00D5072E">
        <w:rPr>
          <w:color w:val="000000" w:themeColor="text1"/>
          <w:sz w:val="24"/>
          <w:szCs w:val="24"/>
        </w:rPr>
        <w:t>the observed patterns a</w:t>
      </w:r>
      <w:r w:rsidR="000111F1">
        <w:rPr>
          <w:color w:val="000000" w:themeColor="text1"/>
          <w:sz w:val="24"/>
          <w:szCs w:val="24"/>
        </w:rPr>
        <w:t>re</w:t>
      </w:r>
      <w:r w:rsidRPr="00D5072E">
        <w:rPr>
          <w:color w:val="000000" w:themeColor="text1"/>
          <w:sz w:val="24"/>
          <w:szCs w:val="24"/>
        </w:rPr>
        <w:t xml:space="preserve"> signs of early and constrained radiation in the cryospheric microbiome. </w:t>
      </w:r>
      <w:r w:rsidRPr="00D5072E">
        <w:rPr>
          <w:color w:val="000000" w:themeColor="text1"/>
          <w:sz w:val="24"/>
          <w:szCs w:val="24"/>
        </w:rPr>
        <w:lastRenderedPageBreak/>
        <w:t>Collectively, these results point to similar evolutionary trajectories in cryospheric microbiomes, probably owing to similar environmental conditions across various cryospheric ecosystems, over timescales, relevant for bacterial macroevolution.</w:t>
      </w:r>
    </w:p>
    <w:p w14:paraId="633EFC3D" w14:textId="7ABF36E9" w:rsidR="00C1497F" w:rsidRPr="00882495" w:rsidDel="00A65990" w:rsidRDefault="00393347">
      <w:pPr>
        <w:rPr>
          <w:del w:id="24" w:author="Microsoft Office User" w:date="2022-02-25T12:57:00Z"/>
          <w:color w:val="FF0000"/>
          <w:sz w:val="24"/>
          <w:szCs w:val="24"/>
        </w:rPr>
      </w:pPr>
      <w:r>
        <w:rPr>
          <w:sz w:val="24"/>
          <w:szCs w:val="24"/>
        </w:rPr>
        <w:t>The abundance of a given species in an ecosystem generally reflects its fitness and adaptive capacity to the respective environmental conditions. Therefore, we explored patterns of differential abundance (</w:t>
      </w:r>
      <w:r>
        <w:rPr>
          <w:i/>
          <w:sz w:val="24"/>
          <w:szCs w:val="24"/>
        </w:rPr>
        <w:t>Methods</w:t>
      </w:r>
      <w:r>
        <w:rPr>
          <w:sz w:val="24"/>
          <w:szCs w:val="24"/>
        </w:rPr>
        <w:t>)</w:t>
      </w:r>
      <w:del w:id="25" w:author="Microsoft Office User" w:date="2022-02-25T12:31:00Z">
        <w:r w:rsidDel="001742A5">
          <w:rPr>
            <w:sz w:val="24"/>
            <w:szCs w:val="24"/>
          </w:rPr>
          <w:delText>,</w:delText>
        </w:r>
      </w:del>
      <w:r>
        <w:rPr>
          <w:sz w:val="24"/>
          <w:szCs w:val="24"/>
        </w:rPr>
        <w:t xml:space="preserve"> and found </w:t>
      </w:r>
      <w:r w:rsidR="00D411D9">
        <w:rPr>
          <w:sz w:val="24"/>
          <w:szCs w:val="24"/>
        </w:rPr>
        <w:t>589</w:t>
      </w:r>
      <w:r>
        <w:rPr>
          <w:sz w:val="24"/>
          <w:szCs w:val="24"/>
        </w:rPr>
        <w:t xml:space="preserve"> bacterial genera with higher abundances in cryospheric compared to non-cryospheric samples (Ancom, W statistic &gt; 0.7, CLR mean difference &gt; 0) that hereafter will be referred to as ‘cryospheric genera’. These genera were distributed widely across the bacterial tree of life and encompassed </w:t>
      </w:r>
      <w:r w:rsidR="00D411D9">
        <w:rPr>
          <w:sz w:val="24"/>
          <w:szCs w:val="24"/>
        </w:rPr>
        <w:t>46</w:t>
      </w:r>
      <w:r>
        <w:rPr>
          <w:sz w:val="24"/>
          <w:szCs w:val="24"/>
        </w:rPr>
        <w:t xml:space="preserve"> different phyl</w:t>
      </w:r>
      <w:r>
        <w:rPr>
          <w:color w:val="000000"/>
          <w:sz w:val="24"/>
          <w:szCs w:val="24"/>
        </w:rPr>
        <w:t xml:space="preserve">a. </w:t>
      </w:r>
      <w:del w:id="26" w:author="Microsoft Office User" w:date="2022-02-25T12:57:00Z">
        <w:r w:rsidDel="00A65990">
          <w:rPr>
            <w:sz w:val="24"/>
            <w:szCs w:val="24"/>
          </w:rPr>
          <w:delText>In this context, our findings posit the hypothesis that cold tolerance may either be ancestral, or an acquired trait that arose multiple times across the tree of life, potentially facilitated by horizontal gene transfer</w:delText>
        </w:r>
        <w:r w:rsidDel="00A65990">
          <w:rPr>
            <w:sz w:val="24"/>
            <w:szCs w:val="24"/>
            <w:vertAlign w:val="superscript"/>
          </w:rPr>
          <w:delText>19,</w:delText>
        </w:r>
        <w:r w:rsidRPr="00882495" w:rsidDel="00A65990">
          <w:rPr>
            <w:color w:val="000000" w:themeColor="text1"/>
            <w:sz w:val="24"/>
            <w:szCs w:val="24"/>
            <w:vertAlign w:val="superscript"/>
          </w:rPr>
          <w:delText>20</w:delText>
        </w:r>
        <w:r w:rsidRPr="00882495" w:rsidDel="00A65990">
          <w:rPr>
            <w:color w:val="000000" w:themeColor="text1"/>
            <w:sz w:val="24"/>
            <w:szCs w:val="24"/>
          </w:rPr>
          <w:delText xml:space="preserve">. </w:delText>
        </w:r>
      </w:del>
      <w:del w:id="27" w:author="Microsoft Office User" w:date="2022-02-25T12:58:00Z">
        <w:r w:rsidRPr="00882495" w:rsidDel="00A65990">
          <w:rPr>
            <w:color w:val="000000" w:themeColor="text1"/>
            <w:sz w:val="24"/>
            <w:szCs w:val="24"/>
          </w:rPr>
          <w:delText>Nevertheless</w:delText>
        </w:r>
      </w:del>
      <w:ins w:id="28" w:author="Microsoft Office User" w:date="2022-02-25T12:58:00Z">
        <w:r w:rsidR="00A65990">
          <w:rPr>
            <w:sz w:val="24"/>
            <w:szCs w:val="24"/>
          </w:rPr>
          <w:t>Despite this</w:t>
        </w:r>
      </w:ins>
      <w:ins w:id="29" w:author="Microsoft Office User" w:date="2022-02-25T12:59:00Z">
        <w:r w:rsidR="00AE1177">
          <w:rPr>
            <w:sz w:val="24"/>
            <w:szCs w:val="24"/>
          </w:rPr>
          <w:t xml:space="preserve"> wide distribution</w:t>
        </w:r>
      </w:ins>
      <w:r w:rsidRPr="00882495">
        <w:rPr>
          <w:color w:val="000000" w:themeColor="text1"/>
          <w:sz w:val="24"/>
          <w:szCs w:val="24"/>
        </w:rPr>
        <w:t xml:space="preserve">, </w:t>
      </w:r>
      <w:ins w:id="30" w:author="Microsoft Office User" w:date="2022-02-25T12:58:00Z">
        <w:r w:rsidR="00A65990">
          <w:rPr>
            <w:color w:val="000000" w:themeColor="text1"/>
            <w:sz w:val="24"/>
            <w:szCs w:val="24"/>
          </w:rPr>
          <w:t xml:space="preserve">we found that </w:t>
        </w:r>
      </w:ins>
      <w:ins w:id="31" w:author="Microsoft Office User" w:date="2022-02-25T12:59:00Z">
        <w:r w:rsidR="00AE1177">
          <w:rPr>
            <w:color w:val="000000" w:themeColor="text1"/>
            <w:sz w:val="24"/>
            <w:szCs w:val="24"/>
          </w:rPr>
          <w:t xml:space="preserve">34.8% and 13.4% of the </w:t>
        </w:r>
      </w:ins>
      <w:r w:rsidRPr="00882495">
        <w:rPr>
          <w:color w:val="000000" w:themeColor="text1"/>
          <w:sz w:val="24"/>
          <w:szCs w:val="24"/>
        </w:rPr>
        <w:t xml:space="preserve">cryospheric genera were </w:t>
      </w:r>
      <w:ins w:id="32" w:author="Microsoft Office User" w:date="2022-02-25T13:00:00Z">
        <w:r w:rsidR="00AE1177">
          <w:rPr>
            <w:color w:val="000000" w:themeColor="text1"/>
            <w:sz w:val="24"/>
            <w:szCs w:val="24"/>
          </w:rPr>
          <w:t xml:space="preserve">affiliated </w:t>
        </w:r>
      </w:ins>
      <w:del w:id="33" w:author="Microsoft Office User" w:date="2022-02-25T13:00:00Z">
        <w:r w:rsidRPr="00882495" w:rsidDel="00AE1177">
          <w:rPr>
            <w:color w:val="000000" w:themeColor="text1"/>
            <w:sz w:val="24"/>
            <w:szCs w:val="24"/>
          </w:rPr>
          <w:delText xml:space="preserve">found to be particularly concentrated in </w:delText>
        </w:r>
        <w:r w:rsidR="00882495" w:rsidRPr="00882495" w:rsidDel="00AE1177">
          <w:rPr>
            <w:color w:val="000000" w:themeColor="text1"/>
            <w:sz w:val="24"/>
            <w:szCs w:val="24"/>
          </w:rPr>
          <w:delText>two</w:delText>
        </w:r>
        <w:r w:rsidRPr="00882495" w:rsidDel="00AE1177">
          <w:rPr>
            <w:color w:val="000000" w:themeColor="text1"/>
            <w:sz w:val="24"/>
            <w:szCs w:val="24"/>
          </w:rPr>
          <w:delText xml:space="preserve"> phyla, namely </w:delText>
        </w:r>
      </w:del>
      <w:r w:rsidRPr="00882495">
        <w:rPr>
          <w:i/>
          <w:color w:val="000000" w:themeColor="text1"/>
          <w:sz w:val="24"/>
          <w:szCs w:val="24"/>
        </w:rPr>
        <w:t>Proteobacteria</w:t>
      </w:r>
      <w:r w:rsidR="00882495" w:rsidRPr="00882495">
        <w:rPr>
          <w:color w:val="000000" w:themeColor="text1"/>
          <w:sz w:val="24"/>
          <w:szCs w:val="24"/>
        </w:rPr>
        <w:t xml:space="preserve"> and</w:t>
      </w:r>
      <w:r w:rsidRPr="00882495">
        <w:rPr>
          <w:color w:val="000000" w:themeColor="text1"/>
          <w:sz w:val="24"/>
          <w:szCs w:val="24"/>
        </w:rPr>
        <w:t xml:space="preserve"> </w:t>
      </w:r>
      <w:r w:rsidRPr="00882495">
        <w:rPr>
          <w:i/>
          <w:color w:val="000000" w:themeColor="text1"/>
          <w:sz w:val="24"/>
          <w:szCs w:val="24"/>
        </w:rPr>
        <w:t>Bacteroidota</w:t>
      </w:r>
      <w:ins w:id="34" w:author="Microsoft Office User" w:date="2022-02-25T13:00:00Z">
        <w:r w:rsidR="00AE1177">
          <w:rPr>
            <w:i/>
            <w:color w:val="000000" w:themeColor="text1"/>
            <w:sz w:val="24"/>
            <w:szCs w:val="24"/>
          </w:rPr>
          <w:t xml:space="preserve">, </w:t>
        </w:r>
        <w:r w:rsidR="00AE1177" w:rsidRPr="00AE1177">
          <w:rPr>
            <w:color w:val="000000" w:themeColor="text1"/>
            <w:sz w:val="24"/>
            <w:szCs w:val="24"/>
            <w:rPrChange w:id="35" w:author="Microsoft Office User" w:date="2022-02-25T13:00:00Z">
              <w:rPr>
                <w:i/>
                <w:color w:val="000000" w:themeColor="text1"/>
                <w:sz w:val="24"/>
                <w:szCs w:val="24"/>
              </w:rPr>
            </w:rPrChange>
          </w:rPr>
          <w:t>respectively</w:t>
        </w:r>
      </w:ins>
      <w:ins w:id="36" w:author="Microsoft Office User" w:date="2022-02-25T12:31:00Z">
        <w:r w:rsidR="001742A5">
          <w:rPr>
            <w:i/>
            <w:color w:val="000000" w:themeColor="text1"/>
            <w:sz w:val="24"/>
            <w:szCs w:val="24"/>
          </w:rPr>
          <w:t xml:space="preserve"> </w:t>
        </w:r>
      </w:ins>
      <w:r w:rsidRPr="00882495">
        <w:rPr>
          <w:color w:val="000000" w:themeColor="text1"/>
          <w:sz w:val="24"/>
          <w:szCs w:val="24"/>
        </w:rPr>
        <w:t>(Fig. 2A</w:t>
      </w:r>
      <w:ins w:id="37" w:author="Microsoft Office User" w:date="2022-02-25T13:00:00Z">
        <w:r w:rsidR="00AE1177">
          <w:rPr>
            <w:color w:val="000000" w:themeColor="text1"/>
            <w:sz w:val="24"/>
            <w:szCs w:val="24"/>
          </w:rPr>
          <w:t xml:space="preserve">). </w:t>
        </w:r>
      </w:ins>
      <w:del w:id="38" w:author="Microsoft Office User" w:date="2022-02-25T12:57:00Z">
        <w:r w:rsidRPr="00882495" w:rsidDel="00A65990">
          <w:rPr>
            <w:color w:val="000000" w:themeColor="text1"/>
            <w:sz w:val="24"/>
            <w:szCs w:val="24"/>
          </w:rPr>
          <w:delText>)</w:delText>
        </w:r>
        <w:r w:rsidR="00882495" w:rsidRPr="00882495" w:rsidDel="00A65990">
          <w:rPr>
            <w:color w:val="000000" w:themeColor="text1"/>
            <w:sz w:val="24"/>
            <w:szCs w:val="24"/>
          </w:rPr>
          <w:delText>.</w:delText>
        </w:r>
        <w:r w:rsidRPr="00882495" w:rsidDel="00A65990">
          <w:rPr>
            <w:color w:val="000000" w:themeColor="text1"/>
            <w:sz w:val="24"/>
            <w:szCs w:val="24"/>
          </w:rPr>
          <w:delText xml:space="preserve"> </w:delText>
        </w:r>
        <w:r w:rsidR="00882495" w:rsidRPr="00882495" w:rsidDel="00A65990">
          <w:rPr>
            <w:color w:val="FF0000"/>
            <w:sz w:val="24"/>
            <w:szCs w:val="24"/>
          </w:rPr>
          <w:delText xml:space="preserve"> …</w:delText>
        </w:r>
        <w:r w:rsidRPr="00882495" w:rsidDel="00A65990">
          <w:rPr>
            <w:color w:val="FF0000"/>
            <w:sz w:val="24"/>
            <w:szCs w:val="24"/>
          </w:rPr>
          <w:delText xml:space="preserve"> supports our notion of early radiation events in the cryospheric microbiome</w:delText>
        </w:r>
        <w:r w:rsidR="007C71A8" w:rsidDel="00A65990">
          <w:rPr>
            <w:color w:val="FF0000"/>
            <w:sz w:val="24"/>
            <w:szCs w:val="24"/>
          </w:rPr>
          <w:delText>.</w:delText>
        </w:r>
      </w:del>
    </w:p>
    <w:p w14:paraId="025FAC9F" w14:textId="5D8CFB5E" w:rsidR="00C1497F" w:rsidRDefault="00393347">
      <w:pPr>
        <w:rPr>
          <w:sz w:val="24"/>
          <w:szCs w:val="24"/>
        </w:rPr>
      </w:pPr>
      <w:del w:id="39" w:author="Microsoft Office User" w:date="2022-02-25T13:01:00Z">
        <w:r w:rsidDel="00AE1177">
          <w:rPr>
            <w:sz w:val="24"/>
            <w:szCs w:val="24"/>
          </w:rPr>
          <w:delText xml:space="preserve">A large number of cryospheric genera belonged to the </w:delText>
        </w:r>
        <w:r w:rsidDel="00AE1177">
          <w:rPr>
            <w:i/>
            <w:sz w:val="24"/>
            <w:szCs w:val="24"/>
          </w:rPr>
          <w:delText>Proteobacteria</w:delText>
        </w:r>
        <w:r w:rsidDel="00AE1177">
          <w:rPr>
            <w:sz w:val="24"/>
            <w:szCs w:val="24"/>
          </w:rPr>
          <w:delText xml:space="preserve"> phylum, </w:delText>
        </w:r>
      </w:del>
      <w:del w:id="40" w:author="Microsoft Office User" w:date="2022-02-25T13:00:00Z">
        <w:r w:rsidDel="00AE1177">
          <w:rPr>
            <w:sz w:val="24"/>
            <w:szCs w:val="24"/>
          </w:rPr>
          <w:delText xml:space="preserve">which </w:delText>
        </w:r>
      </w:del>
      <w:ins w:id="41" w:author="Microsoft Office User" w:date="2022-02-25T13:00:00Z">
        <w:r w:rsidR="00AE1177">
          <w:rPr>
            <w:sz w:val="24"/>
            <w:szCs w:val="24"/>
          </w:rPr>
          <w:t xml:space="preserve">The relevance of </w:t>
        </w:r>
      </w:ins>
      <w:ins w:id="42" w:author="Microsoft Office User" w:date="2022-02-25T13:01:00Z">
        <w:r w:rsidR="00AE1177" w:rsidRPr="00882495">
          <w:rPr>
            <w:i/>
            <w:color w:val="000000" w:themeColor="text1"/>
            <w:sz w:val="24"/>
            <w:szCs w:val="24"/>
          </w:rPr>
          <w:t>Proteobacteria</w:t>
        </w:r>
        <w:r w:rsidR="00AE1177" w:rsidRPr="00882495">
          <w:rPr>
            <w:color w:val="000000" w:themeColor="text1"/>
            <w:sz w:val="24"/>
            <w:szCs w:val="24"/>
          </w:rPr>
          <w:t xml:space="preserve"> </w:t>
        </w:r>
      </w:ins>
      <w:r>
        <w:rPr>
          <w:sz w:val="24"/>
          <w:szCs w:val="24"/>
        </w:rPr>
        <w:t xml:space="preserve">is in line with the high prevalence of </w:t>
      </w:r>
      <w:r>
        <w:rPr>
          <w:i/>
          <w:sz w:val="24"/>
          <w:szCs w:val="24"/>
        </w:rPr>
        <w:t>Alpha</w:t>
      </w:r>
      <w:r>
        <w:rPr>
          <w:sz w:val="24"/>
          <w:szCs w:val="24"/>
        </w:rPr>
        <w:t xml:space="preserve">- and </w:t>
      </w:r>
      <w:r>
        <w:rPr>
          <w:i/>
          <w:sz w:val="24"/>
          <w:szCs w:val="24"/>
        </w:rPr>
        <w:t>Gammaproteobacteria</w:t>
      </w:r>
      <w:r>
        <w:rPr>
          <w:sz w:val="24"/>
          <w:szCs w:val="24"/>
        </w:rPr>
        <w:t xml:space="preserve"> typically reported in the cryospheric literature</w:t>
      </w:r>
      <w:r w:rsidR="007D2B0E">
        <w:rPr>
          <w:sz w:val="24"/>
          <w:szCs w:val="24"/>
        </w:rPr>
        <w:fldChar w:fldCharType="begin"/>
      </w:r>
      <w:r w:rsidR="007D2B0E">
        <w:rPr>
          <w:sz w:val="24"/>
          <w:szCs w:val="24"/>
        </w:rPr>
        <w:instrText xml:space="preserve"> ADDIN ZOTERO_ITEM CSL_CITATION {"citationID":"VUXMgK5X","properties":{"formattedCitation":"\\super 6,24\\nosupersub{}","plainCitation":"6,24","noteIndex":0},"citationItems":[{"id":2654,"uris":["http://zotero.org/users/7217550/items/KDWMCD2E"],"uri":["http://zotero.org/users/7217550/items/KDWMCD2E"],"itemData":{"id":2654,"type":"article-journal","abstract":"Active,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Z."}],"issued":{"date-parts":[["2015",11]]}}},{"id":2652,"uris":["http://zotero.org/users/7217550/items/9MHTC5VI"],"uri":["http://zotero.org/users/7217550/items/9MHTC5VI"],"itemData":{"id":2652,"type":"article-journal","abstract":"The tundra is the coldest biome described in typical geography and biology textbooks. Within the cryosphere, there are large expanses of ice in the Antarctic, Arctic and alpine regions that are not regarded as being part of any biome. During the summer, there is significant melt on the surface of glaciers, ice caps and ice shelves, at which point microbial communities become active and play an important role in the cycling of carbon and other elements within the cryosphere. In this review, we suggest that it is time to recognise the cryosphere as one of the biomes of Earth. The cryospheric biome encompasses extreme environments and is typified by truncated food webs dominated by viruses, bacteria, protozoa and algae with distinct biogeographical structures.","container-title":"Trends in Ecology &amp; Evolution","DOI":"10.1016/j.tree.2011.09.012","ISSN":"0169-5347","issue":"4","journalAbbreviation":"Trends in Ecology &amp; Evolution","language":"en","page":"219-225","source":"ScienceDirect","title":"Glaciers and ice sheets as a biome","volume":"27","author":[{"family":"Anesio","given":"Alexandre M."},{"family":"Laybourn-Parry","given":"Johanna"}],"issued":{"date-parts":[["2012",4,1]]}}}],"schema":"https://github.com/citation-style-language/schema/raw/master/csl-citation.json"} </w:instrText>
      </w:r>
      <w:r w:rsidR="007D2B0E">
        <w:rPr>
          <w:sz w:val="24"/>
          <w:szCs w:val="24"/>
        </w:rPr>
        <w:fldChar w:fldCharType="separate"/>
      </w:r>
      <w:r w:rsidR="007D2B0E" w:rsidRPr="007D2B0E">
        <w:rPr>
          <w:sz w:val="24"/>
          <w:vertAlign w:val="superscript"/>
        </w:rPr>
        <w:t>6,24</w:t>
      </w:r>
      <w:r w:rsidR="007D2B0E">
        <w:rPr>
          <w:sz w:val="24"/>
          <w:szCs w:val="24"/>
        </w:rPr>
        <w:fldChar w:fldCharType="end"/>
      </w:r>
      <w:del w:id="43" w:author="Microsoft Office User" w:date="2022-02-25T15:59:00Z">
        <w:r w:rsidDel="007D2B0E">
          <w:rPr>
            <w:sz w:val="24"/>
            <w:szCs w:val="24"/>
            <w:vertAlign w:val="superscript"/>
          </w:rPr>
          <w:delText>6,21</w:delText>
        </w:r>
      </w:del>
      <w:r>
        <w:rPr>
          <w:sz w:val="24"/>
          <w:szCs w:val="24"/>
        </w:rPr>
        <w:t xml:space="preserve"> (</w:t>
      </w:r>
      <w:r>
        <w:rPr>
          <w:i/>
          <w:sz w:val="24"/>
          <w:szCs w:val="24"/>
        </w:rPr>
        <w:t>Supplementary Text 3</w:t>
      </w:r>
      <w:r>
        <w:rPr>
          <w:sz w:val="24"/>
          <w:szCs w:val="24"/>
        </w:rPr>
        <w:t>). Genera belonging to the Alpha</w:t>
      </w:r>
      <w:r>
        <w:rPr>
          <w:i/>
          <w:sz w:val="24"/>
          <w:szCs w:val="24"/>
        </w:rPr>
        <w:t>-</w:t>
      </w:r>
      <w:r>
        <w:rPr>
          <w:sz w:val="24"/>
          <w:szCs w:val="24"/>
        </w:rPr>
        <w:t xml:space="preserve"> and Gammaproteobacteria classes displayed the highest differential abundance and included </w:t>
      </w:r>
      <w:r>
        <w:rPr>
          <w:i/>
          <w:sz w:val="24"/>
          <w:szCs w:val="24"/>
        </w:rPr>
        <w:t>Sphingomonas</w:t>
      </w:r>
      <w:r>
        <w:rPr>
          <w:sz w:val="24"/>
          <w:szCs w:val="24"/>
        </w:rPr>
        <w:t xml:space="preserve">, </w:t>
      </w:r>
      <w:r>
        <w:rPr>
          <w:i/>
          <w:sz w:val="24"/>
          <w:szCs w:val="24"/>
        </w:rPr>
        <w:t>Polaromonas</w:t>
      </w:r>
      <w:r>
        <w:rPr>
          <w:sz w:val="24"/>
          <w:szCs w:val="24"/>
        </w:rPr>
        <w:t xml:space="preserve">, </w:t>
      </w:r>
      <w:r w:rsidR="00485A89" w:rsidRPr="00485A89">
        <w:rPr>
          <w:i/>
          <w:iCs/>
          <w:sz w:val="24"/>
          <w:szCs w:val="24"/>
        </w:rPr>
        <w:t>Rhodoferax</w:t>
      </w:r>
      <w:r>
        <w:rPr>
          <w:i/>
          <w:sz w:val="24"/>
          <w:szCs w:val="24"/>
        </w:rPr>
        <w:t>,</w:t>
      </w:r>
      <w:r>
        <w:rPr>
          <w:sz w:val="24"/>
          <w:szCs w:val="24"/>
        </w:rPr>
        <w:t xml:space="preserve"> </w:t>
      </w:r>
      <w:r w:rsidR="00485A89">
        <w:rPr>
          <w:i/>
          <w:sz w:val="24"/>
          <w:szCs w:val="24"/>
        </w:rPr>
        <w:t>Brevundimonas</w:t>
      </w:r>
      <w:r>
        <w:rPr>
          <w:i/>
          <w:sz w:val="24"/>
          <w:szCs w:val="24"/>
        </w:rPr>
        <w:t xml:space="preserve">, and </w:t>
      </w:r>
      <w:r w:rsidR="00485A89">
        <w:rPr>
          <w:i/>
          <w:sz w:val="24"/>
          <w:szCs w:val="24"/>
        </w:rPr>
        <w:t>Acidiphilum</w:t>
      </w:r>
      <w:r w:rsidR="00485A89">
        <w:rPr>
          <w:sz w:val="24"/>
          <w:szCs w:val="24"/>
        </w:rPr>
        <w:t xml:space="preserve"> </w:t>
      </w:r>
      <w:r>
        <w:rPr>
          <w:sz w:val="24"/>
          <w:szCs w:val="24"/>
        </w:rPr>
        <w:t>(Fig. 2B) — some of them with taxa typically reported to be psychrophiles</w:t>
      </w:r>
      <w:r w:rsidR="007D2B0E">
        <w:rPr>
          <w:sz w:val="24"/>
          <w:szCs w:val="24"/>
        </w:rPr>
        <w:fldChar w:fldCharType="begin"/>
      </w:r>
      <w:r w:rsidR="007D2B0E">
        <w:rPr>
          <w:sz w:val="24"/>
          <w:szCs w:val="24"/>
        </w:rPr>
        <w:instrText xml:space="preserve"> ADDIN ZOTERO_ITEM CSL_CITATION {"citationID":"78JraPyn","properties":{"formattedCitation":"\\super 13,25\\uc0\\u8211{}27\\nosupersub{}","plainCitation":"13,25–27","noteIndex":0},"citationItems":[{"id":3943,"uris":["http://zotero.org/users/7217550/items/XY8IS5SB"],"uri":["http://zotero.org/users/7217550/items/XY8IS5SB"],"itemData":{"id":3943,"type":"article-journal","container-title":"EMBO reports","DOI":"10.1038/sj.embor.7400662","ISSN":"1469-221X, 1469-3178","issue":"4","journalAbbreviation":"EMBO Rep","language":"en","page":"385-389","source":"DOI.org (Crossref)","title":"Psychrophilic microorganisms: challenges for life","title-short":"Psychrophilic microorganisms","volume":"7","author":[{"family":"D'Amico","given":"Salvino"},{"family":"Collins","given":"Tony"},{"family":"Marx","given":"Jean‐Claude"},{"family":"Feller","given":"Georges"},{"family":"Gerday","given":"Charles"},{"family":"Gerday","given":"Charles"}],"issued":{"date-parts":[["2006",3]]}}},{"id":3965,"uris":["http://zotero.org/users/7217550/items/FPEP5L9Q"],"uri":["http://zotero.org/users/7217550/items/FPEP5L9Q"],"itemData":{"id":3965,"type":"article-journal","abstract":"Comprehensive knowledge of bacterial ecology mainly in supraglacial habitats is pivotal particularly at the frontier of accelerated glacier retreat. In this study, bacterial diversity and community composition in glacial soil and meltwater runoff at the frontier of Baishui Glacier No.1 were evaluated using high throughput sequencing. Significant variations in the physiochemical parameters formed an ecological gradient between soil and meltwater runoff. Based on the richness and evenness indexes, the bacterial diversity was relatively higher in soil compared with meltwater runoff. Hierarchical clustering and bi-plot ordination revealed that the taxonomic composition of soil samples was highly similar and significantly influenced by the ecological parameters than the meltwater runoff. The overall relative abundance trend of bacterial phyla and genera were greatly varied in soil and water samples. The relative abundance of Proteobacteria was higher in water runoff samples (40.5–87%) compared with soil samples (32–52.7%). Proteobacteria, Firmicutes, and a little part of Cyanobacteria occupied a major portion of water runoff while the soil was dominated by Acidobacteria (6–16.2%), Actinobacteria (5–16%), Bacteroidetes (0.5–8.8%), and Cyanobacteria (0.1–8.3%) besides Proteobacteria and Firmicutes. Higher numbers of biomarkers were found in soil group compared with the water group. The study area is diverse in terms of richness, while community structures are not evenly distributed. This study provides a preliminary understanding of the bacterial diversity and shifts in community structure in soil and meltwater runoff at the frontier of the glacial. The findings revealed that the environmental factors are a significantly strong determinant of bacterial community structures in such a closely linked ecosystem.","container-title":"Microbial Ecology","DOI":"10.1007/s00248-020-01600-y","ISSN":"1432-184X","issue":"2","journalAbbreviation":"Microb Ecol","language":"en","page":"370-384","source":"Springer Link","title":"Bacterial Diversity and Communities Structural Dynamics in Soil and Meltwater Runoff at the Frontier of Baishui Glacier No.1, China","volume":"81","author":[{"family":"Sajjad","given":"Wasim"},{"family":"Ali","given":"Barkat"},{"family":"Bahadur","given":"Ali"},{"family":"Ghimire","given":"Prakriti Sharma"},{"family":"Kang","given":"Shichang"}],"issued":{"date-parts":[["2021",2,1]]}}},{"id":3970,"uris":["http://zotero.org/users/7217550/items/XT59KG3I"],"uri":["http://zotero.org/users/7217550/items/XT59KG3I"],"itemData":{"id":3970,"type":"article-journal","abstract":"Aquatic ecosystems in the High Arctic are facing unprecedented changes as a result of global warming effects on the cryosphere. Snow pack is a central feature of northern landscapes, but the snow microbiome and its microbial connectivity to adjacent and downstream habitats have been little explored. To evaluate these aspects, we sampled along a hydrologic continuum at Ward Hunt Lake (latitude 83°N) in the Canadian High Arctic, from snow banks, water tracks in the permafrost catchment, the upper and lower strata of the lake, and the lake outlet and its coastal marine mixing zone. The microbial communities were analyzed by high-throughput sequencing of 16 and 18S rRNA to determine the composition of potentially active Bacteria, Archaea and microbial Eukarya. Each habitat had distinct microbial assemblages, with highest species richness in the subsurface water tracks that connected the melting snow to the lake. However, up to 30% of phylotypes were shared along the hydrologic continuum, showing that many taxa originating from the snow can remain in the active fraction of downstream microbiomes. The results imply that changes in snowfall associated with climate warming will affect microbial community structure throughout all spatially connected habitats within snow-fed polar ecosystems.","container-title":"The ISME Journal","DOI":"10.1038/s41396-018-0236-4","ISSN":"1751-7370","issue":"12","journalAbbreviation":"ISME J","language":"en","note":"Bandiera_abtest: a\nCg_type: Nature Research Journals\nnumber: 12\nPrimary_atype: Research\npublisher: Nature Publishing Group\nSubject_term: Climate-change ecology;Microbial ecology\nSubject_term_id: climate-change-ecology;microbial-ecology","page":"2988-3000","source":"www.nature.com","title":"Microbial connectivity and sorting in a High Arctic watershed","volume":"12","author":[{"family":"Comte","given":"Jérôme"},{"family":"Culley","given":"Alexander I."},{"family":"Lovejoy","given":"Connie"},{"family":"Vincent","given":"Warwick F."}],"issued":{"date-parts":[["2018",12]]}}},{"id":3975,"uris":["http://zotero.org/users/7217550/items/UYZJW7EU"],"uri":["http://zotero.org/users/7217550/items/UYZJW7EU"],"itemData":{"id":3975,"type":"article-journal","abstract":"Glacier-fed streams (GFSs) are extreme and rapidly vanishing ecosystems, and yet they harbor diverse microbial communities. Although our understanding of the GFS microbiome has recently increased, we do not know which microbial clades are ecologically successful in these ecosystems, nor do we understand potentially underlying mechanisms. Ecologically successful clades should be more prevalent across GFSs compared to other clades, which should be reflected as clade-wise distinctly low phylogenetic turnover. However, methods to assess such patterns are currently missing. Here we developed and applied a novel analytical framework, “phyloscore analysis”, to identify clades with lower spatial phylogenetic turnover than other clades in the sediment microbiome across twenty GFSs in New Zealand. These clades constituted up to 44% and 64% of community α-diversity and abundance, respectively. Furthermore, both their α-diversity and abundance increased as sediment chlorophyll a decreased, corroborating their ecological success in GFS habitats largely devoid of primary production. These clades also contained elevated levels of putative microdiversity than others, which could potentially explain their high prevalence in GFSs. This hitherto unknown microdiversity may be threatened as glaciers shrink, urging towards further genomic and functional exploration of the GFS microbiome.","container-title":"The ISME Journal","DOI":"10.1038/s41396-021-01106-6","ISSN":"1751-7370","journalAbbreviation":"ISME J","language":"en","note":"Bandiera_abtest: a\nCc_license_type: cc_by\nCg_type: Nature Research Journals\nPrimary_atype: Research\npublisher: Nature Publishing Group\nSubject_term: Climate-change ecology;Community ecology;Microbial ecology;Theoretical ecology\nSubject_term_id: climate-change-ecology;community-ecology;microbial-ecology;theoretical-ecology","page":"1-10","source":"www.nature.com","title":"Microdiversity characterizes prevalent phylogenetic clades in the glacier-fed stream microbiome","author":[{"family":"Fodelianakis","given":"Stilianos"},{"family":"Washburne","given":"Alex D."},{"family":"Bourquin","given":"Massimo"},{"family":"Pramateftaki","given":"Paraskevi"},{"family":"Kohler","given":"Tyler J."},{"family":"Styllas","given":"Michail"},{"family":"Tolosano","given":"Matteo"},{"family":"De Staercke","given":"Vincent"},{"family":"Schön","given":"Martina"},{"family":"Busi","given":"Susheel Bhanu"},{"family":"Brandani","given":"Jade"},{"family":"Wilmes","given":"Paul"},{"family":"Peter","given":"Hannes"},{"family":"Battin","given":"Tom J."}],"issued":{"date-parts":[["2021",9,15]]}}}],"schema":"https://github.com/citation-style-language/schema/raw/master/csl-citation.json"} </w:instrText>
      </w:r>
      <w:r w:rsidR="007D2B0E">
        <w:rPr>
          <w:sz w:val="24"/>
          <w:szCs w:val="24"/>
        </w:rPr>
        <w:fldChar w:fldCharType="separate"/>
      </w:r>
      <w:r w:rsidR="007D2B0E" w:rsidRPr="007D2B0E">
        <w:rPr>
          <w:sz w:val="24"/>
          <w:vertAlign w:val="superscript"/>
        </w:rPr>
        <w:t>13,25–27</w:t>
      </w:r>
      <w:r w:rsidR="007D2B0E">
        <w:rPr>
          <w:sz w:val="24"/>
          <w:szCs w:val="24"/>
        </w:rPr>
        <w:fldChar w:fldCharType="end"/>
      </w:r>
      <w:del w:id="44" w:author="Microsoft Office User" w:date="2022-02-25T16:00:00Z">
        <w:r w:rsidDel="007D2B0E">
          <w:rPr>
            <w:sz w:val="24"/>
            <w:szCs w:val="24"/>
            <w:vertAlign w:val="superscript"/>
          </w:rPr>
          <w:delText>13,22–24</w:delText>
        </w:r>
      </w:del>
      <w:r>
        <w:rPr>
          <w:sz w:val="24"/>
          <w:szCs w:val="24"/>
        </w:rPr>
        <w:t xml:space="preserve">. </w:t>
      </w:r>
      <w:r>
        <w:rPr>
          <w:i/>
          <w:sz w:val="24"/>
          <w:szCs w:val="24"/>
        </w:rPr>
        <w:t>Bacteroidota</w:t>
      </w:r>
      <w:r>
        <w:rPr>
          <w:sz w:val="24"/>
          <w:szCs w:val="24"/>
        </w:rPr>
        <w:t xml:space="preserve"> was the second most important phylum of the cryospheric microbiome with </w:t>
      </w:r>
      <w:r>
        <w:rPr>
          <w:i/>
          <w:sz w:val="24"/>
          <w:szCs w:val="24"/>
        </w:rPr>
        <w:t>Hymenobacter</w:t>
      </w:r>
      <w:r>
        <w:rPr>
          <w:sz w:val="24"/>
          <w:szCs w:val="24"/>
        </w:rPr>
        <w:t xml:space="preserve">, </w:t>
      </w:r>
      <w:r>
        <w:rPr>
          <w:i/>
          <w:sz w:val="24"/>
          <w:szCs w:val="24"/>
        </w:rPr>
        <w:t>Ferruginibacter,</w:t>
      </w:r>
      <w:r>
        <w:rPr>
          <w:sz w:val="24"/>
          <w:szCs w:val="24"/>
        </w:rPr>
        <w:t xml:space="preserve"> and </w:t>
      </w:r>
      <w:r>
        <w:rPr>
          <w:i/>
          <w:sz w:val="24"/>
          <w:szCs w:val="24"/>
        </w:rPr>
        <w:t xml:space="preserve">Polaribacter </w:t>
      </w:r>
      <w:r>
        <w:rPr>
          <w:sz w:val="24"/>
          <w:szCs w:val="24"/>
        </w:rPr>
        <w:t>(for instance) as dominant genera, all of which are known from permafrost soils and ice ecosystems</w:t>
      </w:r>
      <w:r w:rsidR="007D2B0E">
        <w:rPr>
          <w:sz w:val="24"/>
          <w:szCs w:val="24"/>
        </w:rPr>
        <w:fldChar w:fldCharType="begin"/>
      </w:r>
      <w:r w:rsidR="007D2B0E">
        <w:rPr>
          <w:sz w:val="24"/>
          <w:szCs w:val="24"/>
        </w:rPr>
        <w:instrText xml:space="preserve"> ADDIN ZOTERO_ITEM CSL_CITATION {"citationID":"EnIX4AzW","properties":{"formattedCitation":"\\super 28,29\\nosupersub{}","plainCitation":"28,29","noteIndex":0},"citationItems":[{"id":3994,"uris":["http://zotero.org/users/7217550/items/ZTJU4U4T"],"uri":["http://zotero.org/users/7217550/items/ZTJU4U4T"],"itemData":{"id":3994,"type":"article-journal","abstract":"The structure of bacterial communities in first-year spring and summer sea ice differs from that in source seawaters, suggesting selection during ice formation in autumn or taxon-specific mortality in the ice during winter. We tested these hypotheses by weekly sampling (January–March 2004) of first-year winter sea ice (Franklin Bay, Western Arctic) that experienced temperatures from −9°C to −26°C, generating community fingerprints and clone libraries for Bacteria and Archaea. Despite severe conditions and significant decreases in microbial abundance, no significant changes in richness or community structure were detected in the ice. Communities of Bacteria and Archaea in the ice, as in under-ice seawater, were dominated by SAR11 clade Alphaproteobacteria and Marine Group I Crenarchaeota, neither of which is known from later season sea ice. The bacterial ice library contained clones of Gammaproteobacteria from oligotrophic seawater clades (e.g. OM60, OM182) but no clones from gammaproteobacterial genera commonly detected in later season sea ice by similar methods (e.g. Colwellia, Psychrobacter). The only common sea ice bacterial genus detected in winter ice was Polaribacter. Overall, selection during ice formation and mortality during winter appear to play minor roles in the process of microbial succession that leads to distinctive spring and summer sea ice communities.","container-title":"Environmental Microbiology","DOI":"10.1111/j.1462-2920.2010.02179.x","ISSN":"1462-2920","issue":"7","language":"en","note":"_eprint: https://sfamjournals.onlinelibrary.wiley.com/doi/pdf/10.1111/j.1462-2920.2010.02179.x","page":"1828-1841","source":"Wiley Online Library","title":"Persistence of bacterial and archaeal communities in sea ice through an Arctic winter","volume":"12","author":[{"family":"Collins","given":"R. Eric"},{"family":"Rocap","given":"Gabrielle"},{"family":"Deming","given":"Jody W."}],"issued":{"date-parts":[["2010"]]}}},{"id":4006,"uris":["http://zotero.org/users/7217550/items/I39GQNMQ"],"uri":["http://zotero.org/users/7217550/items/I39GQNMQ"],"itemData":{"id":4006,"type":"article-journal","abstract":"A Gram-staining-negative, catalase- and oxidase-positive, non-motile bacterium, designated strain KOPRI 21160T, was isolated from Antarctic soil. Based on 16S rRNA gene sequence analysis, strain KOPRI 21160T was found to belong to the genus Polaribacter . Sequence similarity between strain KOPRI 21160T and the type strains of species of the genus Polaribacter was 94.2–98.3 %. The nearest phylogenetic neighbours of strain KOPRI 21160T were Polaribacter butkevichii KCTC 12100T (98.3 % similarity) and Polaribacter irgensii KCTC 23136T (97.5 %). DNA–DNA relatedness was 50.6 %, between strain KOPRI 21160T and P. butkevichii KCTC 12100T, and 45.2 % between strain KOPRI 21160T and P. irgensii KCTC 23136T. Strain KOPRI 21160T grew at 4–37 °C and at pH 7.0–8.5. It could hydrolyse DNA, starch and Tweens 20, 40, 60 and 80. Menaquinone-6 (MK-6) was the only respiratory quinone, and iso-C15 : 0, iso-C15 : 0 3-OH and C15 : 1ω6c were the major cellular fatty acids. The major polar lipids were phosphatidylethanolamine, two unidentified aminolipids and one unidentified lipid. The DNA G+C content was 30.0 mol%. Based on data from our polyphasic study, the organism is considered to represent a novel species of the genus Polaribacter , for which we propose the name Polaribacter sejongensis sp. nov. The type strain is KOPRI 21160T ( = KCTC 23670T = JCM 18092T). Emended descriptions of the genus Polaribacter , Polaribacter butkevichii Nedashkovskaya et al. 2005 and Polaribacter irgensii Gosink et al. 1998 are also proposed.,","container-title":"International Journal of Systematic and Evolutionary Microbiology","DOI":"10.1099/ijs.0.047100-0","ISSN":"1466-5034,","issue":"Pt_11","note":"publisher: Microbiology Society,","page":"4000-4005","source":"Microbiology Society Journals","title":"Polaribacter sejongensis sp. nov., isolated from Antarctic soil, and emended descriptions of the genus Polaribacter, Polaribacter butkevichii and Polaribacter irgensii","volume":"63","author":[{"family":"Kim","given":"Byung-Chun"},{"family":"Oh","given":"Hyun Woo"},{"family":"Kim","given":"Hyangmi"},{"family":"Park","given":"Doo-Sang"},{"family":"Hong","given":"Soon Gyu"},{"family":"Lee","given":"Hong Kum"},{"family":"Bae","given":"Kyung SookYR 2013"}]}}],"schema":"https://github.com/citation-style-language/schema/raw/master/csl-citation.json"} </w:instrText>
      </w:r>
      <w:r w:rsidR="007D2B0E">
        <w:rPr>
          <w:sz w:val="24"/>
          <w:szCs w:val="24"/>
        </w:rPr>
        <w:fldChar w:fldCharType="separate"/>
      </w:r>
      <w:r w:rsidR="007D2B0E" w:rsidRPr="007D2B0E">
        <w:rPr>
          <w:sz w:val="24"/>
          <w:vertAlign w:val="superscript"/>
        </w:rPr>
        <w:t>28,29</w:t>
      </w:r>
      <w:r w:rsidR="007D2B0E">
        <w:rPr>
          <w:sz w:val="24"/>
          <w:szCs w:val="24"/>
        </w:rPr>
        <w:fldChar w:fldCharType="end"/>
      </w:r>
      <w:del w:id="45" w:author="Microsoft Office User" w:date="2022-02-25T16:01:00Z">
        <w:r w:rsidDel="007D2B0E">
          <w:rPr>
            <w:sz w:val="24"/>
            <w:szCs w:val="24"/>
            <w:vertAlign w:val="superscript"/>
          </w:rPr>
          <w:delText>25,26</w:delText>
        </w:r>
      </w:del>
      <w:r>
        <w:rPr>
          <w:sz w:val="24"/>
          <w:szCs w:val="24"/>
        </w:rPr>
        <w:t>. Furthermore, as previously reported</w:t>
      </w:r>
      <w:r w:rsidR="007D2B0E">
        <w:rPr>
          <w:sz w:val="24"/>
          <w:szCs w:val="24"/>
        </w:rPr>
        <w:fldChar w:fldCharType="begin"/>
      </w:r>
      <w:r w:rsidR="007D2B0E">
        <w:rPr>
          <w:sz w:val="24"/>
          <w:szCs w:val="24"/>
        </w:rPr>
        <w:instrText xml:space="preserve"> ADDIN ZOTERO_ITEM CSL_CITATION {"citationID":"8ewYuRL2","properties":{"formattedCitation":"\\super 30,31\\nosupersub{}","plainCitation":"30,31","noteIndex":0},"citationItems":[{"id":3997,"uris":["http://zotero.org/users/7217550/items/TWNW45ER"],"uri":["http://zotero.org/users/7217550/items/TWNW45ER"],"itemData":{"id":3997,"type":"article-journal","abstract":"Meltwater streams connect the glacial cryosphere with downstream ecosystems. Dissolved and particulate matter exported from glacial ecosystems originates from contrasting supraglacial and subglacial environments, and exported microbial cells have the potential to serve as ecological and hydrological indicators for glacial ecosystem processes. Here, we compare exported microbial assemblages from the meltwater of 24 glaciers from six (sub)Arctic regions – the southwestern Greenland Ice Sheet, Qeqertarsuaq (Disko Island) in west Greenland, Iceland, Svalbard, western Norway, and southeast Alaska – differing in their lithology, catchment size, and climatic characteristics, to investigate spatial and environmental factors structuring exported meltwater assemblages. We found that 16S rRNA gene sequences of all samples were dominated by the phyla Proteobacteria, Bacteroidetes, and Actinobacteria, with Verrucomicrobia also common in Greenland localities. Clustered OTUs were largely composed of aerobic and anaerobic heterotrophs capable of degrading a wide variety of carbon substrates. A small number of OTUs dominated all assemblages, with the most abundant being from the genera Polaromonas, Methylophilus, and Nitrotoga. However, 16–32% of a region’s OTUs were unique to that region, and rare taxa revealed unique metabolic potentials and reflected differences between regions, such as the elevated relative abundances of sulfur oxidizers Sulfuricurvum sp. and Thiobacillus sp. at Svalbard sites. Meltwater alpha diversity showed a pronounced decrease with increasing latitude, and multivariate analyses of assemblages revealed significant regional clusters. Distance-based redundancy and correlation analyses further resolved associations between whole assemblages and individual OTUs with variables primarily corresponding with the sampled regions. Interestingly, some OTUs indicating specific metabolic processes were not strongly associated with corresponding meltwater characteristics (e.g., nitrification and inorganic nitrogen concentrations). Thus, while exported assemblage structure appears regionally specific, and probably reflects differences in dominant hydrological flowpaths, OTUs can also serve as indicators for more localized microbially mediated processes not captured by the traditional characterization of bulk meltwater hydrochemistry. These results collectively promote a better understanding of microbial distributions across the Arctic, as well as linkages between the terrestrial cryosphere habitats and downstream ecosystems.","container-title":"Frontiers in Microbiology","DOI":"10.3389/fmicb.2020.00669","ISSN":"1664-302X","page":"669","source":"Frontiers","title":"Patterns in Microbial Assemblages Exported From the Meltwater of Arctic and Sub-Arctic Glaciers","volume":"11","author":[{"family":"Kohler","given":"Tyler J."},{"family":"Vinšová","given":"Petra"},{"family":"Falteisek","given":"Lukáš"},{"family":"Žárský","given":"Jakub D."},{"family":"Yde","given":"Jacob C."},{"family":"Hatton","given":"Jade E."},{"family":"Hawkings","given":"Jon R."},{"family":"Lamarche-Gagnon","given":"Guillaume"},{"family":"Hood","given":"Eran"},{"family":"Cameron","given":"Karen A."},{"family":"Stibal","given":"Marek"}],"issued":{"date-parts":[["2020"]]}}},{"id":2647,"uris":["http://zotero.org/users/7217550/items/LTAGNWEI"],"uri":["http://zotero.org/users/7217550/items/LTAGNWEI"],"itemData":{"id":2647,"type":"article-journal","abstract":"Inhabitants of a cryoconite hole formed in the Canada Glacier in the McMurdo Dry Valley region of Antarctica have been isolated and identified by small subunit (16S/18S) rDNA amplification, cloning, and sequencing. The sequences obtained revealed the presence of members of eight bacterial lineages (Acidobacterium, Actinobacteria, Cyanobacteria, Cytophagales, Gemmimonas, Planctomycetes, Proteobacteria, and Verrucomicrobia) and metazoan (nematode, tardigrade, and rotifer), truffle (Choiromyces), ciliate (Spathidium), and green algal (Pleurastrium) Eukarya. Bacterial recovery was ~20-fold higher at 4 °C and 15 °C than at 22 °C, and obligately psychrophilic bacteria were identified and isolated. Several of the rDNA molecules amplified from isolates and directly from cryoconite DNA preparations had sequences similar to rDNA molecules of species present in adjacent lake ice and microbial mat environments. This cryoconite hole community was therefore most likely seeded by particulates from these local environments. Cryoconite holes may serve as biological refuges that, on glacial melting, can repopulate the local environments.","container-title":"Extremophiles","DOI":"10.1007/s00792-002-0309-0","ISSN":"1433-4909","issue":"3","journalAbbreviation":"Extremophiles","language":"en","page":"177-183","source":"Springer Link","title":"Molecular identification of Bacteria and Eukarya inhabiting an Antarctic cryoconite hole","volume":"7","author":[{"family":"Christner","given":"Brent C."},{"family":"Kvitko","given":"Brian H."},{"family":"Reeve","given":"John N."}],"issued":{"date-parts":[["2003",6,1]]}}}],"schema":"https://github.com/citation-style-language/schema/raw/master/csl-citation.json"} </w:instrText>
      </w:r>
      <w:r w:rsidR="007D2B0E">
        <w:rPr>
          <w:sz w:val="24"/>
          <w:szCs w:val="24"/>
        </w:rPr>
        <w:fldChar w:fldCharType="separate"/>
      </w:r>
      <w:r w:rsidR="007D2B0E" w:rsidRPr="007D2B0E">
        <w:rPr>
          <w:sz w:val="24"/>
          <w:vertAlign w:val="superscript"/>
        </w:rPr>
        <w:t>30,31</w:t>
      </w:r>
      <w:r w:rsidR="007D2B0E">
        <w:rPr>
          <w:sz w:val="24"/>
          <w:szCs w:val="24"/>
        </w:rPr>
        <w:fldChar w:fldCharType="end"/>
      </w:r>
      <w:del w:id="46" w:author="Microsoft Office User" w:date="2022-02-25T16:02:00Z">
        <w:r w:rsidDel="007D2B0E">
          <w:rPr>
            <w:sz w:val="24"/>
            <w:szCs w:val="24"/>
            <w:vertAlign w:val="superscript"/>
          </w:rPr>
          <w:delText>27,28</w:delText>
        </w:r>
      </w:del>
      <w:r>
        <w:rPr>
          <w:sz w:val="24"/>
          <w:szCs w:val="24"/>
        </w:rPr>
        <w:t xml:space="preserve">, the cryospheric genera included members of the </w:t>
      </w:r>
      <w:r>
        <w:rPr>
          <w:i/>
          <w:sz w:val="24"/>
          <w:szCs w:val="24"/>
        </w:rPr>
        <w:t>Actinobacteria, Chloroflexi</w:t>
      </w:r>
      <w:r>
        <w:rPr>
          <w:sz w:val="24"/>
          <w:szCs w:val="24"/>
        </w:rPr>
        <w:t xml:space="preserve"> and </w:t>
      </w:r>
      <w:r>
        <w:rPr>
          <w:i/>
          <w:sz w:val="24"/>
          <w:szCs w:val="24"/>
        </w:rPr>
        <w:t>Cyanobacteria</w:t>
      </w:r>
      <w:r>
        <w:rPr>
          <w:sz w:val="24"/>
          <w:szCs w:val="24"/>
        </w:rPr>
        <w:t xml:space="preserve"> phyla, alongside some </w:t>
      </w:r>
      <w:r>
        <w:rPr>
          <w:i/>
          <w:sz w:val="24"/>
          <w:szCs w:val="24"/>
        </w:rPr>
        <w:t>Firmicutes</w:t>
      </w:r>
      <w:r>
        <w:rPr>
          <w:sz w:val="24"/>
          <w:szCs w:val="24"/>
        </w:rPr>
        <w:t>. The former two are particularly common in supraglacial environments</w:t>
      </w:r>
      <w:r w:rsidR="007D2B0E">
        <w:rPr>
          <w:sz w:val="24"/>
          <w:szCs w:val="24"/>
        </w:rPr>
        <w:fldChar w:fldCharType="begin"/>
      </w:r>
      <w:r w:rsidR="007D2B0E">
        <w:rPr>
          <w:sz w:val="24"/>
          <w:szCs w:val="24"/>
        </w:rPr>
        <w:instrText xml:space="preserve"> ADDIN ZOTERO_ITEM CSL_CITATION {"citationID":"xT25YgyY","properties":{"formattedCitation":"\\super 6\\nosupersub{}","plainCitation":"6","noteIndex":0},"citationItems":[{"id":2654,"uris":["http://zotero.org/users/7217550/items/KDWMCD2E"],"uri":["http://zotero.org/users/7217550/items/KDWMCD2E"],"itemData":{"id":2654,"type":"article-journal","abstract":"Active,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Z."}],"issued":{"date-parts":[["2015",11]]}}}],"schema":"https://github.com/citation-style-language/schema/raw/master/csl-citation.json"} </w:instrText>
      </w:r>
      <w:r w:rsidR="007D2B0E">
        <w:rPr>
          <w:sz w:val="24"/>
          <w:szCs w:val="24"/>
        </w:rPr>
        <w:fldChar w:fldCharType="separate"/>
      </w:r>
      <w:r w:rsidR="007D2B0E" w:rsidRPr="007D2B0E">
        <w:rPr>
          <w:sz w:val="24"/>
          <w:vertAlign w:val="superscript"/>
        </w:rPr>
        <w:t>6</w:t>
      </w:r>
      <w:r w:rsidR="007D2B0E">
        <w:rPr>
          <w:sz w:val="24"/>
          <w:szCs w:val="24"/>
        </w:rPr>
        <w:fldChar w:fldCharType="end"/>
      </w:r>
      <w:del w:id="47" w:author="Microsoft Office User" w:date="2022-02-25T16:02:00Z">
        <w:r w:rsidDel="007D2B0E">
          <w:rPr>
            <w:sz w:val="24"/>
            <w:szCs w:val="24"/>
            <w:vertAlign w:val="superscript"/>
          </w:rPr>
          <w:delText>6</w:delText>
        </w:r>
      </w:del>
      <w:r>
        <w:rPr>
          <w:sz w:val="24"/>
          <w:szCs w:val="24"/>
        </w:rPr>
        <w:t xml:space="preserve">, and </w:t>
      </w:r>
      <w:r>
        <w:rPr>
          <w:i/>
          <w:sz w:val="24"/>
          <w:szCs w:val="24"/>
        </w:rPr>
        <w:t>Cyanobacteria</w:t>
      </w:r>
      <w:r>
        <w:rPr>
          <w:sz w:val="24"/>
          <w:szCs w:val="24"/>
        </w:rPr>
        <w:t xml:space="preserve"> are important components of cryoconite microbiomes</w:t>
      </w:r>
      <w:r w:rsidR="007D2B0E">
        <w:rPr>
          <w:sz w:val="24"/>
          <w:szCs w:val="24"/>
        </w:rPr>
        <w:fldChar w:fldCharType="begin"/>
      </w:r>
      <w:r w:rsidR="007D2B0E">
        <w:rPr>
          <w:sz w:val="24"/>
          <w:szCs w:val="24"/>
        </w:rPr>
        <w:instrText xml:space="preserve"> ADDIN ZOTERO_ITEM CSL_CITATION {"citationID":"FauWK6RK","properties":{"formattedCitation":"\\super 3\\nosupersub{}","plainCitation":"3","noteIndex":0},"citationItems":[{"id":2651,"uris":["http://zotero.org/users/7217550/items/HEMXE8LV"],"uri":["http://zotero.org/users/7217550/items/HEMXE8LV"],"itemData":{"id":2651,"type":"article-journal","abstract":"Glaciers and ice sheets, like other biomes, occupy a significant area of the planet and harbour biological communities with distinct interactions and feedbacks with their physical and chemical environment. In the case of the glacial biome, the biological processes are dominated almost exclusively by microbial communities. Habitats on glaciers and ice sheets with enough liquid water to sustain microbial activity include snow, surface ice, cryoconite holes, englacial systems and the interface between ice and overridden rock/soil. There is a remarkable similarity between the different specific glacial habitats across glaciers and ice sheets worldwide, particularly regarding their main primary producers and ecosystem engineers. At the surface, cyanobacteria dominate the carbon production in aquatic/sediment systems such as cryoconite holes, while eukaryotic Zygnematales and Chlamydomonadales dominate ice surfaces and snow dynamics, respectively. Microbially driven chemolithotrophic processes associated with sulphur and iron cycle and C transformations in subglacial ecosystems provide the basis for chemical transformations at the rock interface under the ice that underpin an important mechanism for the delivery of nutrients to downstream ecosystems. In this review, we focus on the main ecosystem engineers of glaciers and ice sheets and how they interact with their chemical and physical environment. We then discuss the implications of this microbial activity on the icy microbiome to the biogeochemistry of downstream ecosystems.","container-title":"npj Biofilms and Microbiomes","DOI":"10.1038/s41522-017-0019-0","ISSN":"2055-5008","issue":"1","language":"en","note":"number: 1\npublisher: Nature Publishing Group","page":"1-11","source":"www.nature.com","title":"The microbiome of glaciers and ice sheets","volume":"3","author":[{"family":"Anesio","given":"Alexandre M."},{"family":"Lutz","given":"Stefanie"},{"family":"Chrismas","given":"Nathan A. M."},{"family":"Benning","given":"Liane G."}],"issued":{"date-parts":[["2017",4,19]]}}}],"schema":"https://github.com/citation-style-language/schema/raw/master/csl-citation.json"} </w:instrText>
      </w:r>
      <w:r w:rsidR="007D2B0E">
        <w:rPr>
          <w:sz w:val="24"/>
          <w:szCs w:val="24"/>
        </w:rPr>
        <w:fldChar w:fldCharType="separate"/>
      </w:r>
      <w:r w:rsidR="007D2B0E" w:rsidRPr="007D2B0E">
        <w:rPr>
          <w:sz w:val="24"/>
          <w:vertAlign w:val="superscript"/>
        </w:rPr>
        <w:t>3</w:t>
      </w:r>
      <w:r w:rsidR="007D2B0E">
        <w:rPr>
          <w:sz w:val="24"/>
          <w:szCs w:val="24"/>
        </w:rPr>
        <w:fldChar w:fldCharType="end"/>
      </w:r>
      <w:del w:id="48" w:author="Microsoft Office User" w:date="2022-02-25T16:03:00Z">
        <w:r w:rsidDel="007D2B0E">
          <w:rPr>
            <w:sz w:val="24"/>
            <w:szCs w:val="24"/>
            <w:vertAlign w:val="superscript"/>
          </w:rPr>
          <w:delText>3</w:delText>
        </w:r>
      </w:del>
      <w:r>
        <w:rPr>
          <w:sz w:val="24"/>
          <w:szCs w:val="24"/>
        </w:rPr>
        <w:t xml:space="preserve">. Our global analyses thus corroborate and extend previous reports on microbiome composition in distinct cryospheric ecosystems. Furthermore, our differential abundance analysis unveiled genera (e.g., </w:t>
      </w:r>
      <w:r>
        <w:rPr>
          <w:i/>
          <w:sz w:val="24"/>
          <w:szCs w:val="24"/>
        </w:rPr>
        <w:t xml:space="preserve">Oryzihumus </w:t>
      </w:r>
      <w:r>
        <w:rPr>
          <w:sz w:val="24"/>
          <w:szCs w:val="24"/>
        </w:rPr>
        <w:t>or</w:t>
      </w:r>
      <w:r>
        <w:rPr>
          <w:i/>
          <w:sz w:val="24"/>
          <w:szCs w:val="24"/>
        </w:rPr>
        <w:t xml:space="preserve"> Pseudolabrys</w:t>
      </w:r>
      <w:r>
        <w:rPr>
          <w:sz w:val="24"/>
          <w:szCs w:val="24"/>
        </w:rPr>
        <w:t xml:space="preserve">) </w:t>
      </w:r>
      <w:r>
        <w:rPr>
          <w:color w:val="000000"/>
          <w:sz w:val="24"/>
          <w:szCs w:val="24"/>
        </w:rPr>
        <w:t xml:space="preserve">that have not been previously associated with the cryosphere </w:t>
      </w:r>
      <w:r>
        <w:rPr>
          <w:sz w:val="24"/>
          <w:szCs w:val="24"/>
        </w:rPr>
        <w:t>(Fig. 2B). More importantly, many of the detected cryospheric genera only have placeholder names due to the lack of cultivated representatives (e.g., CL_500-29_marine_group, hgcl_clade, TRA3-20), underlining unique bacterial groups that are yet to be described. Collectively, these findings unveil an unexpectedly diverse and likely well-adapted microbiome specific to the cryosphere, and supports the notion of the cryosphere as a biome with its distinct association of microorganisms, alongside plants and animals</w:t>
      </w:r>
      <w:r w:rsidR="007D2B0E">
        <w:rPr>
          <w:sz w:val="24"/>
          <w:szCs w:val="24"/>
        </w:rPr>
        <w:fldChar w:fldCharType="begin"/>
      </w:r>
      <w:r w:rsidR="007D2B0E">
        <w:rPr>
          <w:sz w:val="24"/>
          <w:szCs w:val="24"/>
        </w:rPr>
        <w:instrText xml:space="preserve"> ADDIN ZOTERO_ITEM CSL_CITATION {"citationID":"1239kmo6","properties":{"formattedCitation":"\\super 24\\nosupersub{}","plainCitation":"24","noteIndex":0},"citationItems":[{"id":2652,"uris":["http://zotero.org/users/7217550/items/9MHTC5VI"],"uri":["http://zotero.org/users/7217550/items/9MHTC5VI"],"itemData":{"id":2652,"type":"article-journal","abstract":"The tundra is the coldest biome described in typical geography and biology textbooks. Within the cryosphere, there are large expanses of ice in the Antarctic, Arctic and alpine regions that are not regarded as being part of any biome. During the summer, there is significant melt on the surface of glaciers, ice caps and ice shelves, at which point microbial communities become active and play an important role in the cycling of carbon and other elements within the cryosphere. In this review, we suggest that it is time to recognise the cryosphere as one of the biomes of Earth. The cryospheric biome encompasses extreme environments and is typified by truncated food webs dominated by viruses, bacteria, protozoa and algae with distinct biogeographical structures.","container-title":"Trends in Ecology &amp; Evolution","DOI":"10.1016/j.tree.2011.09.012","ISSN":"0169-5347","issue":"4","journalAbbreviation":"Trends in Ecology &amp; Evolution","language":"en","page":"219-225","source":"ScienceDirect","title":"Glaciers and ice sheets as a biome","volume":"27","author":[{"family":"Anesio","given":"Alexandre M."},{"family":"Laybourn-Parry","given":"Johanna"}],"issued":{"date-parts":[["2012",4,1]]}}}],"schema":"https://github.com/citation-style-language/schema/raw/master/csl-citation.json"} </w:instrText>
      </w:r>
      <w:r w:rsidR="007D2B0E">
        <w:rPr>
          <w:sz w:val="24"/>
          <w:szCs w:val="24"/>
        </w:rPr>
        <w:fldChar w:fldCharType="separate"/>
      </w:r>
      <w:r w:rsidR="007D2B0E" w:rsidRPr="007D2B0E">
        <w:rPr>
          <w:sz w:val="24"/>
          <w:vertAlign w:val="superscript"/>
        </w:rPr>
        <w:t>24</w:t>
      </w:r>
      <w:r w:rsidR="007D2B0E">
        <w:rPr>
          <w:sz w:val="24"/>
          <w:szCs w:val="24"/>
        </w:rPr>
        <w:fldChar w:fldCharType="end"/>
      </w:r>
      <w:del w:id="49" w:author="Microsoft Office User" w:date="2022-02-25T16:03:00Z">
        <w:r w:rsidDel="007D2B0E">
          <w:rPr>
            <w:sz w:val="24"/>
            <w:szCs w:val="24"/>
            <w:vertAlign w:val="superscript"/>
          </w:rPr>
          <w:delText>21</w:delText>
        </w:r>
      </w:del>
      <w:r>
        <w:rPr>
          <w:sz w:val="24"/>
          <w:szCs w:val="24"/>
        </w:rPr>
        <w:t>.</w:t>
      </w:r>
    </w:p>
    <w:p w14:paraId="2B6DF7ED" w14:textId="4A2493C1" w:rsidR="00C1497F" w:rsidRPr="00EB407F" w:rsidRDefault="00393347">
      <w:pPr>
        <w:spacing w:after="240"/>
        <w:rPr>
          <w:color w:val="000000" w:themeColor="text1"/>
          <w:sz w:val="24"/>
          <w:szCs w:val="24"/>
        </w:rPr>
      </w:pPr>
      <w:r>
        <w:rPr>
          <w:b/>
          <w:sz w:val="24"/>
          <w:szCs w:val="24"/>
        </w:rPr>
        <w:lastRenderedPageBreak/>
        <w:t>Compositional patterns across cryospheric ecosystems</w:t>
      </w:r>
      <w:r>
        <w:rPr>
          <w:sz w:val="24"/>
          <w:szCs w:val="24"/>
        </w:rPr>
        <w:t xml:space="preserve">. </w:t>
      </w:r>
      <w:r w:rsidRPr="00EB407F">
        <w:rPr>
          <w:color w:val="000000" w:themeColor="text1"/>
          <w:sz w:val="24"/>
          <w:szCs w:val="24"/>
        </w:rPr>
        <w:t>We next explored how microbial community composition varies across cryospheric ecosystems. Using similarity analyses (</w:t>
      </w:r>
      <w:r w:rsidRPr="00EB407F">
        <w:rPr>
          <w:i/>
          <w:color w:val="000000" w:themeColor="text1"/>
          <w:sz w:val="24"/>
          <w:szCs w:val="24"/>
        </w:rPr>
        <w:t>Methods</w:t>
      </w:r>
      <w:r w:rsidRPr="00EB407F">
        <w:rPr>
          <w:color w:val="000000" w:themeColor="text1"/>
          <w:sz w:val="24"/>
          <w:szCs w:val="24"/>
        </w:rPr>
        <w:t>), we found that the microbiome composition differed significantly between cryospheric ecosystems (</w:t>
      </w:r>
      <w:r w:rsidRPr="00EB407F">
        <w:rPr>
          <w:i/>
          <w:color w:val="000000" w:themeColor="text1"/>
          <w:sz w:val="24"/>
          <w:szCs w:val="24"/>
        </w:rPr>
        <w:t>PERMANOVA</w:t>
      </w:r>
      <w:r w:rsidRPr="00EB407F">
        <w:rPr>
          <w:color w:val="000000" w:themeColor="text1"/>
          <w:sz w:val="24"/>
          <w:szCs w:val="24"/>
        </w:rPr>
        <w:t xml:space="preserve">, </w:t>
      </w:r>
      <w:r w:rsidRPr="00EB407F">
        <w:rPr>
          <w:i/>
          <w:color w:val="000000" w:themeColor="text1"/>
          <w:sz w:val="24"/>
          <w:szCs w:val="24"/>
        </w:rPr>
        <w:t>r</w:t>
      </w:r>
      <w:r w:rsidRPr="00EB407F">
        <w:rPr>
          <w:i/>
          <w:color w:val="000000" w:themeColor="text1"/>
          <w:sz w:val="24"/>
          <w:szCs w:val="24"/>
          <w:vertAlign w:val="superscript"/>
        </w:rPr>
        <w:t>2</w:t>
      </w:r>
      <w:r w:rsidRPr="00EB407F">
        <w:rPr>
          <w:i/>
          <w:color w:val="000000" w:themeColor="text1"/>
          <w:sz w:val="24"/>
          <w:szCs w:val="24"/>
        </w:rPr>
        <w:t xml:space="preserve"> </w:t>
      </w:r>
      <w:r w:rsidRPr="00EB407F">
        <w:rPr>
          <w:color w:val="000000" w:themeColor="text1"/>
          <w:sz w:val="24"/>
          <w:szCs w:val="24"/>
        </w:rPr>
        <w:t xml:space="preserve">= </w:t>
      </w:r>
      <w:r w:rsidR="00167988">
        <w:rPr>
          <w:color w:val="000000" w:themeColor="text1"/>
          <w:sz w:val="24"/>
          <w:szCs w:val="24"/>
        </w:rPr>
        <w:t>0.183</w:t>
      </w:r>
      <w:r w:rsidRPr="00EB407F">
        <w:rPr>
          <w:color w:val="000000" w:themeColor="text1"/>
          <w:sz w:val="24"/>
          <w:szCs w:val="24"/>
        </w:rPr>
        <w:t xml:space="preserve">, </w:t>
      </w:r>
      <w:r w:rsidRPr="00EB407F">
        <w:rPr>
          <w:i/>
          <w:color w:val="000000" w:themeColor="text1"/>
          <w:sz w:val="24"/>
          <w:szCs w:val="24"/>
        </w:rPr>
        <w:t xml:space="preserve">p </w:t>
      </w:r>
      <w:r w:rsidRPr="00EB407F">
        <w:rPr>
          <w:color w:val="000000" w:themeColor="text1"/>
          <w:sz w:val="24"/>
          <w:szCs w:val="24"/>
        </w:rPr>
        <w:t xml:space="preserve">&lt; 0.001; </w:t>
      </w:r>
      <w:r w:rsidRPr="00EB407F">
        <w:rPr>
          <w:i/>
          <w:color w:val="000000" w:themeColor="text1"/>
          <w:sz w:val="24"/>
          <w:szCs w:val="24"/>
        </w:rPr>
        <w:t>pairwise.adonis</w:t>
      </w:r>
      <w:r w:rsidRPr="00EB407F">
        <w:rPr>
          <w:color w:val="000000" w:themeColor="text1"/>
          <w:sz w:val="24"/>
          <w:szCs w:val="24"/>
        </w:rPr>
        <w:t xml:space="preserve">, </w:t>
      </w:r>
      <w:r w:rsidRPr="00EB407F">
        <w:rPr>
          <w:i/>
          <w:color w:val="000000" w:themeColor="text1"/>
          <w:sz w:val="24"/>
          <w:szCs w:val="24"/>
        </w:rPr>
        <w:t>p</w:t>
      </w:r>
      <w:r w:rsidRPr="00EB407F">
        <w:rPr>
          <w:color w:val="000000" w:themeColor="text1"/>
          <w:sz w:val="24"/>
          <w:szCs w:val="24"/>
        </w:rPr>
        <w:t xml:space="preserve"> &lt; 0.001 for all pairwise comparisons) (Fig. 3A, Extended data Table 4). Most conspicuous was the segregation of snow/ice and marine communities, bracketing freshwater and terrestrial cryospheric communities. We also found a significant but relatively small effect of the primer pair (</w:t>
      </w:r>
      <w:r w:rsidRPr="00EB407F">
        <w:rPr>
          <w:i/>
          <w:color w:val="000000" w:themeColor="text1"/>
          <w:sz w:val="24"/>
          <w:szCs w:val="24"/>
        </w:rPr>
        <w:t>PERMANOVA</w:t>
      </w:r>
      <w:r w:rsidRPr="00EB407F">
        <w:rPr>
          <w:color w:val="000000" w:themeColor="text1"/>
          <w:sz w:val="24"/>
          <w:szCs w:val="24"/>
        </w:rPr>
        <w:t xml:space="preserve">, </w:t>
      </w:r>
      <w:r w:rsidRPr="00EB407F">
        <w:rPr>
          <w:i/>
          <w:color w:val="000000" w:themeColor="text1"/>
          <w:sz w:val="24"/>
          <w:szCs w:val="24"/>
        </w:rPr>
        <w:t>r</w:t>
      </w:r>
      <w:r w:rsidRPr="00EB407F">
        <w:rPr>
          <w:i/>
          <w:color w:val="000000" w:themeColor="text1"/>
          <w:sz w:val="24"/>
          <w:szCs w:val="24"/>
          <w:vertAlign w:val="superscript"/>
        </w:rPr>
        <w:t>2</w:t>
      </w:r>
      <w:r w:rsidRPr="00EB407F">
        <w:rPr>
          <w:i/>
          <w:color w:val="000000" w:themeColor="text1"/>
          <w:sz w:val="24"/>
          <w:szCs w:val="24"/>
        </w:rPr>
        <w:t xml:space="preserve"> </w:t>
      </w:r>
      <w:r w:rsidRPr="00EB407F">
        <w:rPr>
          <w:color w:val="000000" w:themeColor="text1"/>
          <w:sz w:val="24"/>
          <w:szCs w:val="24"/>
        </w:rPr>
        <w:t xml:space="preserve">= </w:t>
      </w:r>
      <w:r w:rsidR="00167988">
        <w:rPr>
          <w:color w:val="000000" w:themeColor="text1"/>
          <w:sz w:val="24"/>
          <w:szCs w:val="24"/>
        </w:rPr>
        <w:t>0.019</w:t>
      </w:r>
      <w:r w:rsidRPr="00EB407F">
        <w:rPr>
          <w:color w:val="000000" w:themeColor="text1"/>
          <w:sz w:val="24"/>
          <w:szCs w:val="24"/>
        </w:rPr>
        <w:t xml:space="preserve">, </w:t>
      </w:r>
      <w:r w:rsidRPr="00EB407F">
        <w:rPr>
          <w:i/>
          <w:color w:val="000000" w:themeColor="text1"/>
          <w:sz w:val="24"/>
          <w:szCs w:val="24"/>
        </w:rPr>
        <w:t xml:space="preserve">p </w:t>
      </w:r>
      <w:r w:rsidRPr="00EB407F">
        <w:rPr>
          <w:color w:val="000000" w:themeColor="text1"/>
          <w:sz w:val="24"/>
          <w:szCs w:val="24"/>
        </w:rPr>
        <w:t xml:space="preserve">&lt; 0.001) that could be attributable to primer bias, or inherent differences related to sampling. To further assess these distributions, we explored prevalence patterns to identify a core microbiome across cryospheric ecosystems (Fig. 3B). We found 37 bacterial genera, including </w:t>
      </w:r>
      <w:r w:rsidRPr="00EB407F">
        <w:rPr>
          <w:i/>
          <w:color w:val="000000" w:themeColor="text1"/>
          <w:sz w:val="24"/>
          <w:szCs w:val="24"/>
        </w:rPr>
        <w:t>Pseudomonas</w:t>
      </w:r>
      <w:r w:rsidRPr="00EB407F">
        <w:rPr>
          <w:color w:val="000000" w:themeColor="text1"/>
          <w:sz w:val="24"/>
          <w:szCs w:val="24"/>
        </w:rPr>
        <w:t xml:space="preserve">, </w:t>
      </w:r>
      <w:r w:rsidRPr="00EB407F">
        <w:rPr>
          <w:i/>
          <w:color w:val="000000" w:themeColor="text1"/>
          <w:sz w:val="24"/>
          <w:szCs w:val="24"/>
        </w:rPr>
        <w:t>Acinetobacter</w:t>
      </w:r>
      <w:r w:rsidRPr="00EB407F">
        <w:rPr>
          <w:color w:val="000000" w:themeColor="text1"/>
          <w:sz w:val="24"/>
          <w:szCs w:val="24"/>
        </w:rPr>
        <w:t xml:space="preserve"> and </w:t>
      </w:r>
      <w:r w:rsidRPr="00EB407F">
        <w:rPr>
          <w:i/>
          <w:color w:val="000000" w:themeColor="text1"/>
          <w:sz w:val="24"/>
          <w:szCs w:val="24"/>
        </w:rPr>
        <w:t>Flavobacterium</w:t>
      </w:r>
      <w:r w:rsidRPr="00EB407F">
        <w:rPr>
          <w:color w:val="000000" w:themeColor="text1"/>
          <w:sz w:val="24"/>
          <w:szCs w:val="24"/>
        </w:rPr>
        <w:t>, for instance, to constitute the core microbiome. The disproportionate representation of these core genera in the above identified cryospheric genera (</w:t>
      </w:r>
      <w:r w:rsidRPr="00EB407F">
        <w:rPr>
          <w:i/>
          <w:color w:val="000000" w:themeColor="text1"/>
          <w:sz w:val="24"/>
          <w:szCs w:val="24"/>
        </w:rPr>
        <w:t>Fisher’s exact test</w:t>
      </w:r>
      <w:r w:rsidRPr="00EB407F">
        <w:rPr>
          <w:color w:val="000000" w:themeColor="text1"/>
          <w:sz w:val="24"/>
          <w:szCs w:val="24"/>
        </w:rPr>
        <w:t xml:space="preserve">, </w:t>
      </w:r>
      <w:r w:rsidRPr="00EB407F">
        <w:rPr>
          <w:i/>
          <w:color w:val="000000" w:themeColor="text1"/>
          <w:sz w:val="24"/>
          <w:szCs w:val="24"/>
        </w:rPr>
        <w:t>p &lt; 0.001</w:t>
      </w:r>
      <w:r w:rsidRPr="00EB407F">
        <w:rPr>
          <w:color w:val="000000" w:themeColor="text1"/>
          <w:sz w:val="24"/>
          <w:szCs w:val="24"/>
        </w:rPr>
        <w:t xml:space="preserve">, </w:t>
      </w:r>
      <w:r w:rsidRPr="00EB407F">
        <w:rPr>
          <w:i/>
          <w:color w:val="000000" w:themeColor="text1"/>
          <w:sz w:val="24"/>
          <w:szCs w:val="24"/>
        </w:rPr>
        <w:t xml:space="preserve">odds ratio = </w:t>
      </w:r>
      <w:r w:rsidR="00E36EB4">
        <w:rPr>
          <w:i/>
          <w:color w:val="000000" w:themeColor="text1"/>
          <w:sz w:val="24"/>
          <w:szCs w:val="24"/>
        </w:rPr>
        <w:t>6.93</w:t>
      </w:r>
      <w:r w:rsidRPr="00EB407F">
        <w:rPr>
          <w:color w:val="000000" w:themeColor="text1"/>
          <w:sz w:val="24"/>
          <w:szCs w:val="24"/>
        </w:rPr>
        <w:t>) underlines their high abundance</w:t>
      </w:r>
      <w:ins w:id="50" w:author="Microsoft Office User" w:date="2022-03-01T08:03:00Z">
        <w:r w:rsidR="004C1573">
          <w:rPr>
            <w:color w:val="000000" w:themeColor="text1"/>
            <w:sz w:val="24"/>
            <w:szCs w:val="24"/>
          </w:rPr>
          <w:t xml:space="preserve"> </w:t>
        </w:r>
      </w:ins>
      <w:del w:id="51" w:author="Microsoft Office User" w:date="2022-03-01T08:05:00Z">
        <w:r w:rsidRPr="00EB407F" w:rsidDel="004C1573">
          <w:rPr>
            <w:color w:val="000000" w:themeColor="text1"/>
            <w:sz w:val="24"/>
            <w:szCs w:val="24"/>
          </w:rPr>
          <w:delText xml:space="preserve"> </w:delText>
        </w:r>
      </w:del>
      <w:r w:rsidRPr="00EB407F">
        <w:rPr>
          <w:color w:val="000000" w:themeColor="text1"/>
          <w:sz w:val="24"/>
          <w:szCs w:val="24"/>
        </w:rPr>
        <w:t>in cryospheric ecosystems (Extended data Figure 2). It also shows the prevalence and abundance of some cryospheric genera, indicating their potential relevance for ecosystem processes.</w:t>
      </w:r>
    </w:p>
    <w:p w14:paraId="34CD005D" w14:textId="284BB817" w:rsidR="00C1497F" w:rsidRPr="00EB407F" w:rsidRDefault="00393347">
      <w:pPr>
        <w:spacing w:after="240"/>
        <w:rPr>
          <w:color w:val="000000" w:themeColor="text1"/>
          <w:sz w:val="24"/>
          <w:szCs w:val="24"/>
        </w:rPr>
      </w:pPr>
      <w:r w:rsidRPr="00EB407F">
        <w:rPr>
          <w:color w:val="000000" w:themeColor="text1"/>
          <w:sz w:val="24"/>
          <w:szCs w:val="24"/>
        </w:rPr>
        <w:t>Additionally, analysing the relative abundance of the core cryospheric genera for each primer pair and cryospheric ecosystem, we found that ice and snow microbiomes were associated with the highest proportions of core genera (</w:t>
      </w:r>
      <w:r w:rsidR="00E36EB4">
        <w:rPr>
          <w:color w:val="000000" w:themeColor="text1"/>
          <w:sz w:val="24"/>
          <w:szCs w:val="24"/>
        </w:rPr>
        <w:t>23.05</w:t>
      </w:r>
      <w:r w:rsidRPr="00EB407F">
        <w:rPr>
          <w:color w:val="000000" w:themeColor="text1"/>
          <w:sz w:val="24"/>
          <w:szCs w:val="24"/>
        </w:rPr>
        <w:t xml:space="preserve">% and </w:t>
      </w:r>
      <w:r w:rsidR="00E36EB4">
        <w:rPr>
          <w:color w:val="000000" w:themeColor="text1"/>
          <w:sz w:val="24"/>
          <w:szCs w:val="24"/>
        </w:rPr>
        <w:t>24.8</w:t>
      </w:r>
      <w:r w:rsidRPr="00EB407F">
        <w:rPr>
          <w:color w:val="000000" w:themeColor="text1"/>
          <w:sz w:val="24"/>
          <w:szCs w:val="24"/>
        </w:rPr>
        <w:t>% for PP1 and PP2, respectively) (Fig. 3D). In contrast, the marine cryospheric microbiome is only marginally composed of these genera (</w:t>
      </w:r>
      <w:r w:rsidR="00E36EB4">
        <w:rPr>
          <w:color w:val="000000" w:themeColor="text1"/>
          <w:sz w:val="24"/>
          <w:szCs w:val="24"/>
        </w:rPr>
        <w:t>16.9</w:t>
      </w:r>
      <w:r w:rsidRPr="00EB407F">
        <w:rPr>
          <w:color w:val="000000" w:themeColor="text1"/>
          <w:sz w:val="24"/>
          <w:szCs w:val="24"/>
        </w:rPr>
        <w:t xml:space="preserve">% and </w:t>
      </w:r>
      <w:r w:rsidR="00E36EB4">
        <w:rPr>
          <w:color w:val="000000" w:themeColor="text1"/>
          <w:sz w:val="24"/>
          <w:szCs w:val="24"/>
        </w:rPr>
        <w:t>13.3</w:t>
      </w:r>
      <w:r w:rsidRPr="00EB407F">
        <w:rPr>
          <w:color w:val="000000" w:themeColor="text1"/>
          <w:sz w:val="24"/>
          <w:szCs w:val="24"/>
        </w:rPr>
        <w:t xml:space="preserve">% for PP1 and PP2, respectively). </w:t>
      </w:r>
      <w:r w:rsidRPr="00B330BB">
        <w:rPr>
          <w:color w:val="000000" w:themeColor="text1"/>
          <w:sz w:val="24"/>
          <w:szCs w:val="24"/>
        </w:rPr>
        <w:t xml:space="preserve">This pattern is in line with our </w:t>
      </w:r>
      <w:r w:rsidR="00B330BB" w:rsidRPr="00B330BB">
        <w:rPr>
          <w:color w:val="000000" w:themeColor="text1"/>
          <w:sz w:val="24"/>
          <w:szCs w:val="24"/>
        </w:rPr>
        <w:t>unconstrained ordination</w:t>
      </w:r>
      <w:r w:rsidRPr="00B330BB">
        <w:rPr>
          <w:color w:val="000000" w:themeColor="text1"/>
          <w:sz w:val="24"/>
          <w:szCs w:val="24"/>
        </w:rPr>
        <w:t xml:space="preserve"> analysis (Fig. 3</w:t>
      </w:r>
      <w:r w:rsidR="00B330BB" w:rsidRPr="00B330BB">
        <w:rPr>
          <w:color w:val="000000" w:themeColor="text1"/>
          <w:sz w:val="24"/>
          <w:szCs w:val="24"/>
        </w:rPr>
        <w:t>B</w:t>
      </w:r>
      <w:r w:rsidRPr="00B330BB">
        <w:rPr>
          <w:color w:val="000000" w:themeColor="text1"/>
          <w:sz w:val="24"/>
          <w:szCs w:val="24"/>
        </w:rPr>
        <w:t xml:space="preserve">) and </w:t>
      </w:r>
      <w:r w:rsidRPr="00EB407F">
        <w:rPr>
          <w:color w:val="000000" w:themeColor="text1"/>
          <w:sz w:val="24"/>
          <w:szCs w:val="24"/>
        </w:rPr>
        <w:t>suggests that snow and ice represent “endmember” cryospheric systems, while the cryospheric component of the microbiome dissipates in downstream freshwaters, soils and the coastal ocean. Furthermore, the alpha-diversity was higher in terrestrial (</w:t>
      </w:r>
      <w:r w:rsidRPr="00EB407F">
        <w:rPr>
          <w:i/>
          <w:color w:val="000000" w:themeColor="text1"/>
          <w:sz w:val="24"/>
          <w:szCs w:val="24"/>
        </w:rPr>
        <w:t xml:space="preserve">Shannon H = </w:t>
      </w:r>
      <w:r w:rsidR="00EF3790" w:rsidRPr="00EF3790">
        <w:rPr>
          <w:i/>
          <w:color w:val="000000" w:themeColor="text1"/>
          <w:sz w:val="24"/>
          <w:szCs w:val="24"/>
        </w:rPr>
        <w:t>3.6</w:t>
      </w:r>
      <w:r w:rsidR="00EF3790">
        <w:rPr>
          <w:i/>
          <w:color w:val="000000" w:themeColor="text1"/>
          <w:sz w:val="24"/>
          <w:szCs w:val="24"/>
        </w:rPr>
        <w:t>7</w:t>
      </w:r>
      <w:r w:rsidRPr="00EB407F">
        <w:rPr>
          <w:color w:val="000000" w:themeColor="text1"/>
          <w:sz w:val="24"/>
          <w:szCs w:val="24"/>
        </w:rPr>
        <w:t>), marine (</w:t>
      </w:r>
      <w:r w:rsidRPr="00EB407F">
        <w:rPr>
          <w:i/>
          <w:color w:val="000000" w:themeColor="text1"/>
          <w:sz w:val="24"/>
          <w:szCs w:val="24"/>
        </w:rPr>
        <w:t xml:space="preserve">H = </w:t>
      </w:r>
      <w:r w:rsidR="00EF3790" w:rsidRPr="00EF3790">
        <w:rPr>
          <w:i/>
          <w:color w:val="000000" w:themeColor="text1"/>
          <w:sz w:val="24"/>
          <w:szCs w:val="24"/>
        </w:rPr>
        <w:t>3.2</w:t>
      </w:r>
      <w:r w:rsidR="00EF3790">
        <w:rPr>
          <w:i/>
          <w:color w:val="000000" w:themeColor="text1"/>
          <w:sz w:val="24"/>
          <w:szCs w:val="24"/>
        </w:rPr>
        <w:t>5</w:t>
      </w:r>
      <w:r w:rsidRPr="00EB407F">
        <w:rPr>
          <w:color w:val="000000" w:themeColor="text1"/>
          <w:sz w:val="24"/>
          <w:szCs w:val="24"/>
        </w:rPr>
        <w:t>) and freshwater (</w:t>
      </w:r>
      <w:r w:rsidRPr="00EB407F">
        <w:rPr>
          <w:i/>
          <w:color w:val="000000" w:themeColor="text1"/>
          <w:sz w:val="24"/>
          <w:szCs w:val="24"/>
        </w:rPr>
        <w:t xml:space="preserve">H = </w:t>
      </w:r>
      <w:r w:rsidR="00EF3790" w:rsidRPr="00EF3790">
        <w:rPr>
          <w:i/>
          <w:color w:val="000000" w:themeColor="text1"/>
          <w:sz w:val="24"/>
          <w:szCs w:val="24"/>
        </w:rPr>
        <w:t>2.9</w:t>
      </w:r>
      <w:r w:rsidR="00EF3790">
        <w:rPr>
          <w:i/>
          <w:color w:val="000000" w:themeColor="text1"/>
          <w:sz w:val="24"/>
          <w:szCs w:val="24"/>
        </w:rPr>
        <w:t>9</w:t>
      </w:r>
      <w:r w:rsidRPr="00EB407F">
        <w:rPr>
          <w:color w:val="000000" w:themeColor="text1"/>
          <w:sz w:val="24"/>
          <w:szCs w:val="24"/>
        </w:rPr>
        <w:t>) ecosystems than in snow and ice (</w:t>
      </w:r>
      <w:r w:rsidRPr="00EB407F">
        <w:rPr>
          <w:i/>
          <w:color w:val="000000" w:themeColor="text1"/>
          <w:sz w:val="24"/>
          <w:szCs w:val="24"/>
        </w:rPr>
        <w:t xml:space="preserve">H = </w:t>
      </w:r>
      <w:r w:rsidR="00EF3790" w:rsidRPr="00EF3790">
        <w:rPr>
          <w:i/>
          <w:color w:val="000000" w:themeColor="text1"/>
          <w:sz w:val="24"/>
          <w:szCs w:val="24"/>
        </w:rPr>
        <w:t>2.8</w:t>
      </w:r>
      <w:r w:rsidR="00EF3790">
        <w:rPr>
          <w:i/>
          <w:color w:val="000000" w:themeColor="text1"/>
          <w:sz w:val="24"/>
          <w:szCs w:val="24"/>
        </w:rPr>
        <w:t>6</w:t>
      </w:r>
      <w:r w:rsidRPr="00EB407F">
        <w:rPr>
          <w:color w:val="000000" w:themeColor="text1"/>
          <w:sz w:val="24"/>
          <w:szCs w:val="24"/>
        </w:rPr>
        <w:t xml:space="preserve">), corresponding to increasing contributions of ancillary taxa to their microbiomes (Extended data Table 5). These differences in diversity are likely attributable to environmental gradients characterized by more diverse energy sources and niches, such as when moving from snow and ice to aquatic and soil ecosystems. Our analyses revealed compositional patterns of the cryospheric microbiome suggesting that snow-dominated and ice ecosystems (e.g., mountain glaciers, ice sheets) may serve as a source of cold-adapted bacterial diversity, upon losing which the ‘downstream’ diversity may become threatened as well. </w:t>
      </w:r>
    </w:p>
    <w:p w14:paraId="3793C248" w14:textId="26E9AF23" w:rsidR="00C1497F" w:rsidRPr="00EB407F" w:rsidRDefault="00393347">
      <w:pPr>
        <w:spacing w:after="240"/>
        <w:rPr>
          <w:color w:val="000000" w:themeColor="text1"/>
          <w:sz w:val="24"/>
          <w:szCs w:val="24"/>
        </w:rPr>
      </w:pPr>
      <w:bookmarkStart w:id="52" w:name="_3znysh7" w:colFirst="0" w:colLast="0"/>
      <w:bookmarkEnd w:id="52"/>
      <w:r w:rsidRPr="00EB407F">
        <w:rPr>
          <w:b/>
          <w:color w:val="000000" w:themeColor="text1"/>
          <w:sz w:val="24"/>
          <w:szCs w:val="24"/>
        </w:rPr>
        <w:lastRenderedPageBreak/>
        <w:t xml:space="preserve">Functional potential of the cryospheric microbiome. </w:t>
      </w:r>
      <w:r w:rsidRPr="00EB407F">
        <w:rPr>
          <w:color w:val="000000" w:themeColor="text1"/>
          <w:sz w:val="24"/>
          <w:szCs w:val="24"/>
        </w:rPr>
        <w:t>The adaptive and survival strategies of microorganisms to the extreme environmental conditions of the cryosphere have received substantial attention over the last years</w:t>
      </w:r>
      <w:r w:rsidR="00DE6BED">
        <w:rPr>
          <w:color w:val="000000" w:themeColor="text1"/>
          <w:sz w:val="24"/>
          <w:szCs w:val="24"/>
        </w:rPr>
        <w:fldChar w:fldCharType="begin"/>
      </w:r>
      <w:r w:rsidR="00DE6BED">
        <w:rPr>
          <w:color w:val="000000" w:themeColor="text1"/>
          <w:sz w:val="24"/>
          <w:szCs w:val="24"/>
        </w:rPr>
        <w:instrText xml:space="preserve"> ADDIN ZOTERO_ITEM CSL_CITATION {"citationID":"9SliRLeD","properties":{"formattedCitation":"\\super 32\\uc0\\u8211{}34\\nosupersub{}","plainCitation":"32–34","noteIndex":0},"citationItems":[{"id":3986,"uris":["http://zotero.org/users/7217550/items/3RH4W7AC"],"uri":["http://zotero.org/users/7217550/items/3RH4W7AC"],"itemData":{"id":3986,"type":"article-journal","abstract":"Permafrost represents a largely understudied genetic resource. Thawing of permafrost with global warming will not only promote microbial carbon turnover with direct feedback on greenhouse gases, but also unlock an unknown microbial diversity. Pioneering metagenomic efforts have shed light on the permafrost microbiome in polar regions, but temperate mountain permafrost is largely understudied. We applied a unique experimental design coupled to high-throughput sequencing of ribosomal markers to characterize the microbiota at the long-term alpine permafrost study site ‘Muot-da-Barba-Peider’ in eastern Switzerland with an approximate radiocarbon age of 12 000 years. Compared to the active layers, the permafrost community was more diverse and enriched with members of the superphylum Patescibacteria (OD1, TM7, GN02 and OP11). These understudied phyla with no cultured representatives proposedly feature small streamlined genomes with reduced metabolic capabilities, adaptations to anaerobic fermentative metabolisms and potential ectosymbiotic lifestyles. The permafrost microbiota was also enriched with yeasts and lichenized fungi known to harbour various structural and functional adaptation mechanisms to survive under extreme sub-zero conditions. These data yield an unprecedented view on microbial life in temperate mountain permafrost, which is increasingly important for understanding the biological dynamics of permafrost in order to anticipate potential ecological trajectories in a warming world.","container-title":"FEMS Microbiology Ecology","DOI":"10.1093/femsec/fiw018","ISSN":"0168-6496","issue":"3","journalAbbreviation":"FEMS Microbiology Ecology","source":"Silverchair","title":"Microbial diversity in European alpine permafrost and active layers","URL":"https://doi.org/10.1093/femsec/fiw018","volume":"92","author":[{"family":"Frey","given":"Beat"},{"family":"Rime","given":"Thomas"},{"family":"Phillips","given":"Marcia"},{"family":"Stierli","given":"Beat"},{"family":"Hajdas","given":"Irka"},{"family":"Widmer","given":"Franco"},{"family":"Hartmann","given":"Martin"}],"accessed":{"date-parts":[["2021",9,16]]},"issued":{"date-parts":[["2016",3,1]]}}},{"id":3981,"uris":["http://zotero.org/users/7217550/items/9TQUNCES"],"uri":["http://zotero.org/users/7217550/items/9TQUNCES"],"itemData":{"id":3981,"type":"article-journal","abstract":"It is well known that cold environments are predominant over the Earth and there are a great number of reports analyzing bacterial adaptations to cold. Most of these works are focused on characteristics traditionally involved in cold adaptation, such as the structural adjustment of enzymes, maintenance of membrane fluidity, expression of cold shock proteins and presence of compatible solutes. Recent works based mainly on novel “omic” technologies have presented evidence of the presence of other important features to thrive in cold. In this work, we analyze cold-adapted bacteria, looking for strategies involving novel features, and/or activation of non-classical metabolisms for a cold lifestyle. Metabolic traits related to energy generation, compounds and mechanisms involved in stress resistance and cold adaptation, as well as characteristics of the cell envelope, are analyzed in heterotrophic cold-adapted bacteria. In addition, metagenomic, metatranscriptomic and metaproteomic data are used to detect key functions in bacterial communities inhabiting cold environments.","container-title":"Life","DOI":"10.3390/life8010008","issue":"1","language":"en","note":"number: 1\npublisher: Multidisciplinary Digital Publishing Institute","page":"8","source":"www.mdpi.com","title":"Reporting Key Features in Cold-Adapted Bacteria","volume":"8","author":[{"family":"Tribelli","given":"Paula M."},{"family":"López","given":"Nancy I."}],"issued":{"date-parts":[["2018",3]]}}},{"id":2626,"uris":["http://zotero.org/users/7217550/items/WHXUYYVX"],"uri":["http://zotero.org/users/7217550/items/WHXUYYVX"],"itemData":{"id":2626,"type":"article-journal","abstract":"Microorganisms in cold ecosystems play a key ecological role in their natural habitats. Since these ecosystems are especially sensitive to climate changes, as indicated by the worldwide retreat of glaciers and ice sheets as well as permafrost thawing, an understanding of the role and potential of microbial life in these habitats has become crucial. Emerging technologies have added significantly to our knowledge of abundance, functional activity, and lifestyles of microbial communities in cold environments. The current knowledge of microbial ecology in glacial habitats and permafrost, the most studied habitats of the cryosphere, is reported in this review.","container-title":"Applied Microbiology and Biotechnology","DOI":"10.1007/s00253-019-09631-3","ISSN":"1432-0614","issue":"6","journalAbbreviation":"Appl Microbiol Biotechnol","language":"en","page":"2537-2549","source":"Springer Link","title":"Microbial ecology of the cryosphere (glacial and permafrost habitats): current knowledge","title-short":"Microbial ecology of the cryosphere (glacial and permafrost habitats)","volume":"103","author":[{"family":"Margesin","given":"Rosa"},{"family":"Collins","given":"Tony"}],"issued":{"date-parts":[["2019",3,1]]}}}],"schema":"https://github.com/citation-style-language/schema/raw/master/csl-citation.json"} </w:instrText>
      </w:r>
      <w:r w:rsidR="00DE6BED">
        <w:rPr>
          <w:color w:val="000000" w:themeColor="text1"/>
          <w:sz w:val="24"/>
          <w:szCs w:val="24"/>
        </w:rPr>
        <w:fldChar w:fldCharType="separate"/>
      </w:r>
      <w:r w:rsidR="00DE6BED" w:rsidRPr="00DE6BED">
        <w:rPr>
          <w:color w:val="000000"/>
          <w:sz w:val="24"/>
          <w:vertAlign w:val="superscript"/>
        </w:rPr>
        <w:t>32–34</w:t>
      </w:r>
      <w:r w:rsidR="00DE6BED">
        <w:rPr>
          <w:color w:val="000000" w:themeColor="text1"/>
          <w:sz w:val="24"/>
          <w:szCs w:val="24"/>
        </w:rPr>
        <w:fldChar w:fldCharType="end"/>
      </w:r>
      <w:del w:id="53" w:author="Microsoft Office User" w:date="2022-02-25T17:03:00Z">
        <w:r w:rsidRPr="00EB407F" w:rsidDel="00DE6BED">
          <w:rPr>
            <w:color w:val="000000" w:themeColor="text1"/>
            <w:sz w:val="24"/>
            <w:szCs w:val="24"/>
            <w:vertAlign w:val="superscript"/>
          </w:rPr>
          <w:delText>29–31</w:delText>
        </w:r>
      </w:del>
      <w:r w:rsidRPr="00EB407F">
        <w:rPr>
          <w:color w:val="000000" w:themeColor="text1"/>
          <w:sz w:val="24"/>
          <w:szCs w:val="24"/>
        </w:rPr>
        <w:t>. For example, genomic insights from bacterial cultures have revealed mechanisms of thermal adaptation linked to bulk genomic features, such as GC content and genome size</w:t>
      </w:r>
      <w:r w:rsidR="00DE6BED">
        <w:rPr>
          <w:color w:val="000000" w:themeColor="text1"/>
          <w:sz w:val="24"/>
          <w:szCs w:val="24"/>
        </w:rPr>
        <w:fldChar w:fldCharType="begin"/>
      </w:r>
      <w:r w:rsidR="00DE6BED">
        <w:rPr>
          <w:color w:val="000000" w:themeColor="text1"/>
          <w:sz w:val="24"/>
          <w:szCs w:val="24"/>
        </w:rPr>
        <w:instrText xml:space="preserve"> ADDIN ZOTERO_ITEM CSL_CITATION {"citationID":"b1gzECdI","properties":{"formattedCitation":"\\super 35\\nosupersub{}","plainCitation":"35","noteIndex":0},"citationItems":[{"id":3813,"uris":["http://zotero.org/users/7217550/items/9QL98S3L"],"uri":["http://zotero.org/users/7217550/items/9QL98S3L"],"itemData":{"id":3813,"type":"article-journal","abstract":"As a key parameter of genome sequence variation, the GC content of bacterial genomes has been investigated for over half a century, and many hypotheses have been put forward to explain this GC content variation and its relationship to other fundamental processes. Previously, we classified eubacteria into dnaE-based groups (the dimeric combination of DNA polymerase III alpha subunits), according to a hypothesis where GC content variation is essentially governed by genome replication and DNA repair mechanisms. Further investigation led to the discovery that two major mutator genes, polC and dnaE2, may be responsible for genomic GC content variation. Consequently, an in-depth analysis was conducted to evaluate various potential intrinsic and extrinsic factors in association with GC content variation among eubacterial genomes.","container-title":"Biology Direct","DOI":"10.1186/1745-6150-7-2","ISSN":"1745-6150","issue":"1","journalAbbreviation":"Biology Direct","page":"2","source":"BioMed Central","title":"On the molecular mechanism of GC content variation among eubacterial genomes","volume":"7","author":[{"family":"Wu","given":"Hao"},{"family":"Zhang","given":"Zhang"},{"family":"Hu","given":"Songnian"},{"family":"Yu","given":"Jun"}],"issued":{"date-parts":[["2012",1,10]]}}}],"schema":"https://github.com/citation-style-language/schema/raw/master/csl-citation.json"} </w:instrText>
      </w:r>
      <w:r w:rsidR="00DE6BED">
        <w:rPr>
          <w:color w:val="000000" w:themeColor="text1"/>
          <w:sz w:val="24"/>
          <w:szCs w:val="24"/>
        </w:rPr>
        <w:fldChar w:fldCharType="separate"/>
      </w:r>
      <w:r w:rsidR="00DE6BED" w:rsidRPr="00DE6BED">
        <w:rPr>
          <w:color w:val="000000"/>
          <w:sz w:val="24"/>
          <w:vertAlign w:val="superscript"/>
        </w:rPr>
        <w:t>35</w:t>
      </w:r>
      <w:r w:rsidR="00DE6BED">
        <w:rPr>
          <w:color w:val="000000" w:themeColor="text1"/>
          <w:sz w:val="24"/>
          <w:szCs w:val="24"/>
        </w:rPr>
        <w:fldChar w:fldCharType="end"/>
      </w:r>
      <w:del w:id="54" w:author="Microsoft Office User" w:date="2022-02-25T17:03:00Z">
        <w:r w:rsidRPr="00EB407F" w:rsidDel="00DE6BED">
          <w:rPr>
            <w:color w:val="000000" w:themeColor="text1"/>
            <w:sz w:val="24"/>
            <w:szCs w:val="24"/>
            <w:vertAlign w:val="superscript"/>
          </w:rPr>
          <w:delText>32</w:delText>
        </w:r>
      </w:del>
      <w:r w:rsidRPr="00EB407F">
        <w:rPr>
          <w:color w:val="000000" w:themeColor="text1"/>
          <w:sz w:val="24"/>
          <w:szCs w:val="24"/>
        </w:rPr>
        <w:t>. Moreover, genome streamlining has been shown to be a relevant evolutionary force in the cryosphere</w:t>
      </w:r>
      <w:r w:rsidR="00DE6BED">
        <w:rPr>
          <w:color w:val="000000" w:themeColor="text1"/>
          <w:sz w:val="24"/>
          <w:szCs w:val="24"/>
        </w:rPr>
        <w:fldChar w:fldCharType="begin"/>
      </w:r>
      <w:r w:rsidR="00DE6BED">
        <w:rPr>
          <w:color w:val="000000" w:themeColor="text1"/>
          <w:sz w:val="24"/>
          <w:szCs w:val="24"/>
        </w:rPr>
        <w:instrText xml:space="preserve"> ADDIN ZOTERO_ITEM CSL_CITATION {"citationID":"MT9xKrom","properties":{"formattedCitation":"\\super 34\\nosupersub{}","plainCitation":"34","noteIndex":0},"citationItems":[{"id":2626,"uris":["http://zotero.org/users/7217550/items/WHXUYYVX"],"uri":["http://zotero.org/users/7217550/items/WHXUYYVX"],"itemData":{"id":2626,"type":"article-journal","abstract":"Microorganisms in cold ecosystems play a key ecological role in their natural habitats. Since these ecosystems are especially sensitive to climate changes, as indicated by the worldwide retreat of glaciers and ice sheets as well as permafrost thawing, an understanding of the role and potential of microbial life in these habitats has become crucial. Emerging technologies have added significantly to our knowledge of abundance, functional activity, and lifestyles of microbial communities in cold environments. The current knowledge of microbial ecology in glacial habitats and permafrost, the most studied habitats of the cryosphere, is reported in this review.","container-title":"Applied Microbiology and Biotechnology","DOI":"10.1007/s00253-019-09631-3","ISSN":"1432-0614","issue":"6","journalAbbreviation":"Appl Microbiol Biotechnol","language":"en","page":"2537-2549","source":"Springer Link","title":"Microbial ecology of the cryosphere (glacial and permafrost habitats): current knowledge","title-short":"Microbial ecology of the cryosphere (glacial and permafrost habitats)","volume":"103","author":[{"family":"Margesin","given":"Rosa"},{"family":"Collins","given":"Tony"}],"issued":{"date-parts":[["2019",3,1]]}}}],"schema":"https://github.com/citation-style-language/schema/raw/master/csl-citation.json"} </w:instrText>
      </w:r>
      <w:r w:rsidR="00DE6BED">
        <w:rPr>
          <w:color w:val="000000" w:themeColor="text1"/>
          <w:sz w:val="24"/>
          <w:szCs w:val="24"/>
        </w:rPr>
        <w:fldChar w:fldCharType="separate"/>
      </w:r>
      <w:r w:rsidR="00DE6BED" w:rsidRPr="00DE6BED">
        <w:rPr>
          <w:color w:val="000000"/>
          <w:sz w:val="24"/>
          <w:vertAlign w:val="superscript"/>
        </w:rPr>
        <w:t>34</w:t>
      </w:r>
      <w:r w:rsidR="00DE6BED">
        <w:rPr>
          <w:color w:val="000000" w:themeColor="text1"/>
          <w:sz w:val="24"/>
          <w:szCs w:val="24"/>
        </w:rPr>
        <w:fldChar w:fldCharType="end"/>
      </w:r>
      <w:del w:id="55" w:author="Microsoft Office User" w:date="2022-02-25T17:03:00Z">
        <w:r w:rsidRPr="00EB407F" w:rsidDel="00DE6BED">
          <w:rPr>
            <w:color w:val="000000" w:themeColor="text1"/>
            <w:sz w:val="24"/>
            <w:szCs w:val="24"/>
            <w:vertAlign w:val="superscript"/>
          </w:rPr>
          <w:delText>30</w:delText>
        </w:r>
      </w:del>
      <w:r w:rsidRPr="00EB407F">
        <w:rPr>
          <w:color w:val="000000" w:themeColor="text1"/>
          <w:sz w:val="24"/>
          <w:szCs w:val="24"/>
        </w:rPr>
        <w:t>. Therefore, we analysed the GC content and genome size of 13,414 reference genome sequences from the NCBI Refseq genomes database</w:t>
      </w:r>
      <w:r w:rsidR="00DE6BED">
        <w:rPr>
          <w:color w:val="000000" w:themeColor="text1"/>
          <w:sz w:val="24"/>
          <w:szCs w:val="24"/>
        </w:rPr>
        <w:fldChar w:fldCharType="begin"/>
      </w:r>
      <w:r w:rsidR="00DE6BED">
        <w:rPr>
          <w:color w:val="000000" w:themeColor="text1"/>
          <w:sz w:val="24"/>
          <w:szCs w:val="24"/>
        </w:rPr>
        <w:instrText xml:space="preserve"> ADDIN ZOTERO_ITEM CSL_CITATION {"citationID":"w1wfRGLe","properties":{"formattedCitation":"\\super 36\\nosupersub{}","plainCitation":"36","noteIndex":0},"citationItems":[{"id":3807,"uris":["http://zotero.org/users/7217550/items/CDFKIQMG"],"uri":["http://zotero.org/users/7217550/items/CDFKIQMG"],"itemData":{"id":3807,"type":"article-journal","abstract":"NCBI's reference sequence (RefSeq) database () is a curated non-redundant collection of sequences representing genomes, transcripts and proteins. The database includes 3774 organisms spanning prokaryotes, eukaryotes and viruses, and has records for 2 879 860 proteins (RefSeq release 19). RefSeq records integrate information from multiple sources, when additional data are available from those sources and therefore represent a current description of the sequence and its features. Annotations include coding regions, conserved domains, tRNAs, sequence tagged sites (STS), variation, references, gene and protein product names, and database cross-references. Sequence is reviewed and features are added using a combined approach of collaboration and other input from the scientific community, prediction, propagation from GenBank and curation by NCBI staff. The format of all RefSeq records is validated, and an increasing number of tests are being applied to evaluate the quality of sequence and annotation, especially in the context of complete genomic sequence.","container-title":"Nucleic Acids Research","DOI":"10.1093/nar/gkl842","ISSN":"0305-1048","issue":"suppl_1","journalAbbreviation":"Nucleic Acids Research","page":"D61-D65","source":"Silverchair","title":"NCBI reference sequences (RefSeq): a curated non-redundant sequence database of genomes, transcripts and proteins","title-short":"NCBI reference sequences (RefSeq)","volume":"35","author":[{"family":"Pruitt","given":"Kim D."},{"family":"Tatusova","given":"Tatiana"},{"family":"Maglott","given":"Donna R."}],"issued":{"date-parts":[["2007",1,1]]}}}],"schema":"https://github.com/citation-style-language/schema/raw/master/csl-citation.json"} </w:instrText>
      </w:r>
      <w:r w:rsidR="00DE6BED">
        <w:rPr>
          <w:color w:val="000000" w:themeColor="text1"/>
          <w:sz w:val="24"/>
          <w:szCs w:val="24"/>
        </w:rPr>
        <w:fldChar w:fldCharType="separate"/>
      </w:r>
      <w:r w:rsidR="00DE6BED" w:rsidRPr="00DE6BED">
        <w:rPr>
          <w:color w:val="000000"/>
          <w:sz w:val="24"/>
          <w:vertAlign w:val="superscript"/>
        </w:rPr>
        <w:t>36</w:t>
      </w:r>
      <w:r w:rsidR="00DE6BED">
        <w:rPr>
          <w:color w:val="000000" w:themeColor="text1"/>
          <w:sz w:val="24"/>
          <w:szCs w:val="24"/>
        </w:rPr>
        <w:fldChar w:fldCharType="end"/>
      </w:r>
      <w:del w:id="56" w:author="Microsoft Office User" w:date="2022-02-25T17:04:00Z">
        <w:r w:rsidRPr="00EB407F" w:rsidDel="00DE6BED">
          <w:rPr>
            <w:color w:val="000000" w:themeColor="text1"/>
            <w:sz w:val="24"/>
            <w:szCs w:val="24"/>
            <w:vertAlign w:val="superscript"/>
          </w:rPr>
          <w:delText>33</w:delText>
        </w:r>
      </w:del>
      <w:r w:rsidRPr="00EB407F">
        <w:rPr>
          <w:color w:val="000000" w:themeColor="text1"/>
          <w:sz w:val="24"/>
          <w:szCs w:val="24"/>
        </w:rPr>
        <w:t xml:space="preserve"> to investigate shared properties of cryospheric genera, and to provide a framework to contrast future cryospheric metagenomic results. By comparing these reference genomes representing </w:t>
      </w:r>
      <w:r w:rsidR="00C5664A">
        <w:rPr>
          <w:color w:val="000000" w:themeColor="text1"/>
          <w:sz w:val="24"/>
          <w:szCs w:val="24"/>
        </w:rPr>
        <w:t>660</w:t>
      </w:r>
      <w:r w:rsidRPr="00EB407F">
        <w:rPr>
          <w:color w:val="000000" w:themeColor="text1"/>
          <w:sz w:val="24"/>
          <w:szCs w:val="24"/>
        </w:rPr>
        <w:t xml:space="preserve"> bacterial genera present in our taxonomic analyses (</w:t>
      </w:r>
      <w:r w:rsidR="00C5664A">
        <w:rPr>
          <w:color w:val="000000" w:themeColor="text1"/>
          <w:sz w:val="24"/>
          <w:szCs w:val="24"/>
        </w:rPr>
        <w:t>29.8</w:t>
      </w:r>
      <w:r w:rsidRPr="00EB407F">
        <w:rPr>
          <w:color w:val="000000" w:themeColor="text1"/>
          <w:sz w:val="24"/>
          <w:szCs w:val="24"/>
        </w:rPr>
        <w:t>% of which are cryospheric genera according to our differential abundance analysis), we found that the cryospheric genera had a significantly higher GC content (</w:t>
      </w:r>
      <w:del w:id="57" w:author="Microsoft Office User" w:date="2022-03-01T10:24:00Z">
        <w:r w:rsidRPr="00EB407F" w:rsidDel="003116C1">
          <w:rPr>
            <w:color w:val="000000" w:themeColor="text1"/>
            <w:sz w:val="24"/>
            <w:szCs w:val="24"/>
          </w:rPr>
          <w:delText>Fig. 2D</w:delText>
        </w:r>
      </w:del>
      <w:ins w:id="58" w:author="Microsoft Office User" w:date="2022-03-01T10:24:00Z">
        <w:r w:rsidR="003116C1">
          <w:rPr>
            <w:color w:val="000000" w:themeColor="text1"/>
            <w:sz w:val="24"/>
            <w:szCs w:val="24"/>
          </w:rPr>
          <w:t>Extended data Figure 3B</w:t>
        </w:r>
      </w:ins>
      <w:r w:rsidRPr="00EB407F">
        <w:rPr>
          <w:i/>
          <w:color w:val="000000" w:themeColor="text1"/>
          <w:sz w:val="24"/>
          <w:szCs w:val="24"/>
        </w:rPr>
        <w:t>; Wilcoxon test</w:t>
      </w:r>
      <w:r w:rsidRPr="00EB407F">
        <w:rPr>
          <w:color w:val="000000" w:themeColor="text1"/>
          <w:sz w:val="24"/>
          <w:szCs w:val="24"/>
        </w:rPr>
        <w:t xml:space="preserve">, </w:t>
      </w:r>
      <w:r w:rsidRPr="00EB407F">
        <w:rPr>
          <w:i/>
          <w:color w:val="000000" w:themeColor="text1"/>
          <w:sz w:val="24"/>
          <w:szCs w:val="24"/>
        </w:rPr>
        <w:t>Holm</w:t>
      </w:r>
      <w:r w:rsidRPr="00EB407F">
        <w:rPr>
          <w:color w:val="000000" w:themeColor="text1"/>
          <w:sz w:val="24"/>
          <w:szCs w:val="24"/>
        </w:rPr>
        <w:t xml:space="preserve"> adj. </w:t>
      </w:r>
      <w:r w:rsidRPr="00EB407F">
        <w:rPr>
          <w:i/>
          <w:color w:val="000000" w:themeColor="text1"/>
          <w:sz w:val="24"/>
          <w:szCs w:val="24"/>
        </w:rPr>
        <w:t xml:space="preserve">p = </w:t>
      </w:r>
      <w:r w:rsidR="00C5664A" w:rsidRPr="00C5664A">
        <w:rPr>
          <w:i/>
          <w:color w:val="000000" w:themeColor="text1"/>
          <w:sz w:val="24"/>
          <w:szCs w:val="24"/>
        </w:rPr>
        <w:t>0.0011</w:t>
      </w:r>
      <w:r w:rsidRPr="00EB407F">
        <w:rPr>
          <w:i/>
          <w:color w:val="000000" w:themeColor="text1"/>
          <w:sz w:val="24"/>
          <w:szCs w:val="24"/>
        </w:rPr>
        <w:t xml:space="preserve">, median difference = </w:t>
      </w:r>
      <w:r w:rsidR="00C5664A">
        <w:rPr>
          <w:i/>
          <w:color w:val="000000" w:themeColor="text1"/>
          <w:sz w:val="24"/>
          <w:szCs w:val="24"/>
        </w:rPr>
        <w:t>8.8</w:t>
      </w:r>
      <w:r w:rsidRPr="00EB407F">
        <w:rPr>
          <w:i/>
          <w:color w:val="000000" w:themeColor="text1"/>
          <w:sz w:val="24"/>
          <w:szCs w:val="24"/>
        </w:rPr>
        <w:t>%</w:t>
      </w:r>
      <w:r w:rsidRPr="00EB407F">
        <w:rPr>
          <w:color w:val="000000" w:themeColor="text1"/>
          <w:sz w:val="24"/>
          <w:szCs w:val="24"/>
        </w:rPr>
        <w:t xml:space="preserve">) compared to the </w:t>
      </w:r>
      <w:del w:id="59" w:author="Microsoft Office User" w:date="2022-02-28T11:05:00Z">
        <w:r w:rsidRPr="00EB407F" w:rsidDel="007949CD">
          <w:rPr>
            <w:color w:val="000000" w:themeColor="text1"/>
            <w:sz w:val="24"/>
            <w:szCs w:val="24"/>
          </w:rPr>
          <w:delText>non-cryospheric</w:delText>
        </w:r>
      </w:del>
      <w:ins w:id="60" w:author="Microsoft Office User" w:date="2022-02-28T11:05:00Z">
        <w:r w:rsidR="007949CD">
          <w:rPr>
            <w:color w:val="000000" w:themeColor="text1"/>
            <w:sz w:val="24"/>
            <w:szCs w:val="24"/>
          </w:rPr>
          <w:t>other</w:t>
        </w:r>
      </w:ins>
      <w:r w:rsidRPr="00EB407F">
        <w:rPr>
          <w:color w:val="000000" w:themeColor="text1"/>
          <w:sz w:val="24"/>
          <w:szCs w:val="24"/>
        </w:rPr>
        <w:t xml:space="preserve"> genera; a pattern also supported by an enrichment in sequences that encode GC-rich amino acids (e.g., Alanine, Arginine, Glycine) (Extended data Figure 3</w:t>
      </w:r>
      <w:ins w:id="61" w:author="Microsoft Office User" w:date="2022-03-01T10:24:00Z">
        <w:r w:rsidR="003116C1">
          <w:rPr>
            <w:color w:val="000000" w:themeColor="text1"/>
            <w:sz w:val="24"/>
            <w:szCs w:val="24"/>
          </w:rPr>
          <w:t>A</w:t>
        </w:r>
      </w:ins>
      <w:r w:rsidRPr="00EB407F">
        <w:rPr>
          <w:color w:val="000000" w:themeColor="text1"/>
          <w:sz w:val="24"/>
          <w:szCs w:val="24"/>
        </w:rPr>
        <w:t>, Extended data Table 6). Therefore, our findings suggest that cryospheric genera indeed share an elevated GC content</w:t>
      </w:r>
      <w:r w:rsidR="00DE6BED">
        <w:rPr>
          <w:color w:val="000000" w:themeColor="text1"/>
          <w:sz w:val="24"/>
          <w:szCs w:val="24"/>
        </w:rPr>
        <w:fldChar w:fldCharType="begin"/>
      </w:r>
      <w:r w:rsidR="00DE6BED">
        <w:rPr>
          <w:color w:val="000000" w:themeColor="text1"/>
          <w:sz w:val="24"/>
          <w:szCs w:val="24"/>
        </w:rPr>
        <w:instrText xml:space="preserve"> ADDIN ZOTERO_ITEM CSL_CITATION {"citationID":"pyKWx54B","properties":{"formattedCitation":"\\super 37\\nosupersub{}","plainCitation":"37","noteIndex":0},"citationItems":[{"id":3856,"uris":["http://zotero.org/users/7217550/items/XTB7NGI9"],"uri":["http://zotero.org/users/7217550/items/XTB7NGI9"],"itemData":{"id":3856,"type":"article-journal","abstract":"Based on complete bacterial genome sequence data, we demonstrate a correlation between bacterial chromosome length and the G+C content of the genome, with longer genomes having higher G+C contents. The correlation value decreases at shorter genome sizes, where there is a wider spread of G+C values. However, although significant (P&amp;lt;0.001), the correlation value (Pearson R=0.58) suggests that other factors also have a significant influence. A similar pattern was seen for plasmids; longer plasmids had higher G+C values, although the large number of shorter plasmids had a wide spread of G+C values. There was also a significant (P&amp;lt;0.0001) correlation between the G+C content of plasmids and the G+C content of their bacterial host. Conversely, the G+C content of bacteriophages tended to reduce with larger genome sizes, and although there was a correlation between host genome G+C content and that of the bacteriophage, it was not as strong as that seen between plasmids and their hosts.,","container-title":"Microbial Genomics","DOI":"10.1099/mgen.0.000168","ISSN":"2057-5858,","issue":"4","note":"publisher: Microbiology Society,","page":"e000168","source":"Microbiology Society Journals","title":"Correlation between bacterial G+C content, genome size and the G+C content of associated plasmids and bacteriophages","volume":"4","author":[{"family":"Almpanis","given":"Apostolos"},{"family":"Swain","given":"Martin"},{"family":"Gatherer","given":"Derek"},{"family":"McEwan","given":"NeilYR 2018"}]}}],"schema":"https://github.com/citation-style-language/schema/raw/master/csl-citation.json"} </w:instrText>
      </w:r>
      <w:r w:rsidR="00DE6BED">
        <w:rPr>
          <w:color w:val="000000" w:themeColor="text1"/>
          <w:sz w:val="24"/>
          <w:szCs w:val="24"/>
        </w:rPr>
        <w:fldChar w:fldCharType="separate"/>
      </w:r>
      <w:r w:rsidR="00DE6BED" w:rsidRPr="00DE6BED">
        <w:rPr>
          <w:color w:val="000000"/>
          <w:sz w:val="24"/>
          <w:vertAlign w:val="superscript"/>
        </w:rPr>
        <w:t>37</w:t>
      </w:r>
      <w:r w:rsidR="00DE6BED">
        <w:rPr>
          <w:color w:val="000000" w:themeColor="text1"/>
          <w:sz w:val="24"/>
          <w:szCs w:val="24"/>
        </w:rPr>
        <w:fldChar w:fldCharType="end"/>
      </w:r>
      <w:del w:id="62" w:author="Microsoft Office User" w:date="2022-02-25T17:04:00Z">
        <w:r w:rsidRPr="00EB407F" w:rsidDel="00DE6BED">
          <w:rPr>
            <w:color w:val="000000" w:themeColor="text1"/>
            <w:sz w:val="24"/>
            <w:szCs w:val="24"/>
            <w:vertAlign w:val="superscript"/>
          </w:rPr>
          <w:delText>36</w:delText>
        </w:r>
      </w:del>
      <w:r w:rsidRPr="00EB407F">
        <w:rPr>
          <w:color w:val="000000" w:themeColor="text1"/>
          <w:sz w:val="24"/>
          <w:szCs w:val="24"/>
        </w:rPr>
        <w:t xml:space="preserve">, in line with reports on cold adapted </w:t>
      </w:r>
      <w:r w:rsidRPr="00EB407F">
        <w:rPr>
          <w:i/>
          <w:color w:val="000000" w:themeColor="text1"/>
          <w:sz w:val="24"/>
          <w:szCs w:val="24"/>
        </w:rPr>
        <w:t>Synechococcus</w:t>
      </w:r>
      <w:r w:rsidRPr="00EB407F">
        <w:rPr>
          <w:color w:val="000000" w:themeColor="text1"/>
          <w:sz w:val="24"/>
          <w:szCs w:val="24"/>
        </w:rPr>
        <w:t xml:space="preserve"> (SynAce01)</w:t>
      </w:r>
      <w:r w:rsidR="00DE6BED">
        <w:rPr>
          <w:color w:val="000000" w:themeColor="text1"/>
          <w:sz w:val="24"/>
          <w:szCs w:val="24"/>
        </w:rPr>
        <w:fldChar w:fldCharType="begin"/>
      </w:r>
      <w:r w:rsidR="00DE6BED">
        <w:rPr>
          <w:color w:val="000000" w:themeColor="text1"/>
          <w:sz w:val="24"/>
          <w:szCs w:val="24"/>
        </w:rPr>
        <w:instrText xml:space="preserve"> ADDIN ZOTERO_ITEM CSL_CITATION {"citationID":"Uqqiqsxf","properties":{"formattedCitation":"\\super 38\\nosupersub{}","plainCitation":"38","noteIndex":0},"citationItems":[{"id":3951,"uris":["http://zotero.org/users/7217550/items/P8ZSJVZZ"],"uri":["http://zotero.org/users/7217550/items/P8ZSJVZZ"],"itemData":{"id":3951,"type":"article-journal","abstract":"Marine picocyanobacteria belonging to Synechococcus are major contributors to the global carbon cycle, however the genomic information of its cold-adapted members has been lacking to date. To fill this void the genome of a cold-adapted planktonic cyanobacterium Synechococcus sp. CS-601 (SynAce01) has been sequenced. The genome of the strain contains a single chromosome of approximately 2.75 MBp and GC content of 63.92%. Gene prediction yielded 2984 protein coding sequences and 44 tRNA genes. The genome contained evidence of horizontal gene transfer events during its evolution. CS-601 appears as a transport generalist with some specific adaptation to an oligotrophic marine environment. It has a broad repertoire of transporters of both inorganic and organic nutrients to survive in inhospitable environments. The cold adaptation of the strain exhibited characteristics of a psychrotroph rather than psychrophile. Its salt adaptation strategy is likely to rely on the uptake and synthesis of osmolytes, like glycerol or glycine betaine. Overall, the genome reveals two distinct patterns of adaptation to the inhospitable environment of Antarctica. Adaptation to an oligotrophic marine environment is likely due to an abundance of genes, probably acquired horizontally, that are associated with increased transport of nutrients, osmolytes, and light harvesting. On the other hand, adaptations to low temperatures are likely due to prolonged evolutionary changes.","container-title":"International Journal of Molecular Sciences","DOI":"10.3390/ijms20010152","ISSN":"1422-0067","issue":"1","journalAbbreviation":"Int J Mol Sci","note":"PMID: 30609821\nPMCID: PMC6337551","page":"152","source":"PubMed Central","title":"Complete Genome Sequence and Comparative Analysis of Synechococcus sp. CS-601 (SynAce01), a Cold-Adapted Cyanobacterium from an Oligotrophic Antarctic Habitat","volume":"20","author":[{"family":"Tang","given":"Jie"},{"family":"Du","given":"Lian-Ming"},{"family":"Liang","given":"Yuan-Mei"},{"family":"Daroch","given":"Maurycy"}],"issued":{"date-parts":[["2019",1,3]]}}}],"schema":"https://github.com/citation-style-language/schema/raw/master/csl-citation.json"} </w:instrText>
      </w:r>
      <w:r w:rsidR="00DE6BED">
        <w:rPr>
          <w:color w:val="000000" w:themeColor="text1"/>
          <w:sz w:val="24"/>
          <w:szCs w:val="24"/>
        </w:rPr>
        <w:fldChar w:fldCharType="separate"/>
      </w:r>
      <w:r w:rsidR="00DE6BED" w:rsidRPr="00DE6BED">
        <w:rPr>
          <w:color w:val="000000"/>
          <w:sz w:val="24"/>
          <w:vertAlign w:val="superscript"/>
        </w:rPr>
        <w:t>38</w:t>
      </w:r>
      <w:r w:rsidR="00DE6BED">
        <w:rPr>
          <w:color w:val="000000" w:themeColor="text1"/>
          <w:sz w:val="24"/>
          <w:szCs w:val="24"/>
        </w:rPr>
        <w:fldChar w:fldCharType="end"/>
      </w:r>
      <w:del w:id="63" w:author="Microsoft Office User" w:date="2022-02-25T17:05:00Z">
        <w:r w:rsidRPr="00EB407F" w:rsidDel="00DE6BED">
          <w:rPr>
            <w:color w:val="000000" w:themeColor="text1"/>
            <w:sz w:val="24"/>
            <w:szCs w:val="24"/>
            <w:vertAlign w:val="superscript"/>
          </w:rPr>
          <w:delText>37</w:delText>
        </w:r>
      </w:del>
      <w:r w:rsidRPr="00EB407F">
        <w:rPr>
          <w:color w:val="000000" w:themeColor="text1"/>
          <w:sz w:val="24"/>
          <w:szCs w:val="24"/>
        </w:rPr>
        <w:t xml:space="preserve"> and </w:t>
      </w:r>
      <w:r w:rsidRPr="00EB407F">
        <w:rPr>
          <w:i/>
          <w:color w:val="000000" w:themeColor="text1"/>
          <w:sz w:val="24"/>
          <w:szCs w:val="24"/>
        </w:rPr>
        <w:t>Actinobacteria</w:t>
      </w:r>
      <w:r w:rsidR="00DE6BED">
        <w:rPr>
          <w:i/>
          <w:color w:val="000000" w:themeColor="text1"/>
          <w:sz w:val="24"/>
          <w:szCs w:val="24"/>
        </w:rPr>
        <w:fldChar w:fldCharType="begin"/>
      </w:r>
      <w:r w:rsidR="00DE6BED">
        <w:rPr>
          <w:i/>
          <w:color w:val="000000" w:themeColor="text1"/>
          <w:sz w:val="24"/>
          <w:szCs w:val="24"/>
        </w:rPr>
        <w:instrText xml:space="preserve"> ADDIN ZOTERO_ITEM CSL_CITATION {"citationID":"scCXwwRP","properties":{"formattedCitation":"\\super 39\\nosupersub{}","plainCitation":"39","noteIndex":0},"citationItems":[{"id":3954,"uris":["http://zotero.org/users/7217550/items/QFXGIB3J"],"uri":["http://zotero.org/users/7217550/items/QFXGIB3J"],"itemData":{"id":3954,"type":"article-journal","abstract":"The actinobacterium Rhodococcus sp. JG-3 is an aerobic, eurypsychrophilic, soil bacterium isolated from permafrost in the hyper arid Upper Dry Valleys of Antarctica. It is yellow pigmented, gram positive, moderately halotolerant and capable of growth from 30 °C down to at least −5 °C. The 5.28 Mb high-quality-draft genome is arranged into 6 scaffolds, containing 9 contigs and 4998 protein coding genes, with 64 % GC content. Increasing the availability of genome sequences from cold-adapted species is crucial to gaining a better understanding of the molecular traits of cold adaptation in microbes.","container-title":"Standards in Genomic Sciences","DOI":"10.1186/s40793-015-0043-8","ISSN":"1944-3277","issue":"1","journalAbbreviation":"Stand in Genomic Sci","language":"en","page":"61","source":"Springer Link","title":"Improved-high-quality draft genome sequence of Rhodococcus sp. JG-3, a eurypsychrophilic Actinobacteria from Antarctic Dry Valley permafrost","volume":"10","author":[{"family":"Goordial","given":"Jacqueline"},{"family":"Raymond-Bouchard","given":"Isabelle"},{"family":"Ronholm","given":"Jennifer"},{"family":"Shapiro","given":"Nicole"},{"family":"Woyke","given":"Tanja"},{"family":"Whyte","given":"Lyle"},{"family":"Bakermans","given":"Corien"}],"issued":{"date-parts":[["2015",9,3]]}}}],"schema":"https://github.com/citation-style-language/schema/raw/master/csl-citation.json"} </w:instrText>
      </w:r>
      <w:r w:rsidR="00DE6BED">
        <w:rPr>
          <w:i/>
          <w:color w:val="000000" w:themeColor="text1"/>
          <w:sz w:val="24"/>
          <w:szCs w:val="24"/>
        </w:rPr>
        <w:fldChar w:fldCharType="separate"/>
      </w:r>
      <w:r w:rsidR="00DE6BED" w:rsidRPr="00DE6BED">
        <w:rPr>
          <w:color w:val="000000"/>
          <w:sz w:val="24"/>
          <w:vertAlign w:val="superscript"/>
        </w:rPr>
        <w:t>39</w:t>
      </w:r>
      <w:r w:rsidR="00DE6BED">
        <w:rPr>
          <w:i/>
          <w:color w:val="000000" w:themeColor="text1"/>
          <w:sz w:val="24"/>
          <w:szCs w:val="24"/>
        </w:rPr>
        <w:fldChar w:fldCharType="end"/>
      </w:r>
      <w:del w:id="64" w:author="Microsoft Office User" w:date="2022-02-25T17:05:00Z">
        <w:r w:rsidRPr="00EB407F" w:rsidDel="00DE6BED">
          <w:rPr>
            <w:color w:val="000000" w:themeColor="text1"/>
            <w:sz w:val="24"/>
            <w:szCs w:val="24"/>
            <w:vertAlign w:val="superscript"/>
          </w:rPr>
          <w:delText>38</w:delText>
        </w:r>
      </w:del>
      <w:r w:rsidRPr="00EB407F">
        <w:rPr>
          <w:color w:val="000000" w:themeColor="text1"/>
          <w:sz w:val="24"/>
          <w:szCs w:val="24"/>
        </w:rPr>
        <w:t>. We also report that the average genome size of cryospheric genera is closely bracketed by published values for psychrophilic bacteria</w:t>
      </w:r>
      <w:r w:rsidR="00DE6BED">
        <w:rPr>
          <w:color w:val="000000" w:themeColor="text1"/>
          <w:sz w:val="24"/>
          <w:szCs w:val="24"/>
        </w:rPr>
        <w:fldChar w:fldCharType="begin"/>
      </w:r>
      <w:r w:rsidR="00DE6BED">
        <w:rPr>
          <w:color w:val="000000" w:themeColor="text1"/>
          <w:sz w:val="24"/>
          <w:szCs w:val="24"/>
        </w:rPr>
        <w:instrText xml:space="preserve"> ADDIN ZOTERO_ITEM CSL_CITATION {"citationID":"nRjrpYrW","properties":{"formattedCitation":"\\super 40\\nosupersub{}","plainCitation":"40","noteIndex":0},"citationItems":[{"id":3303,"uris":["http://zotero.org/users/7217550/items/D2ALTQZB"],"uri":["http://zotero.org/users/7217550/items/D2ALTQZB"],"itemData":{"id":3303,"type":"article-journal","abstract":"Prokaryotic genomes are small and compact. Either this feature is caused by neutral evolution or by natural selection favoring small genomes—genome streamlining. Three separate prior lines of evidence argue against streamlining for most prokaryotes. We find that the same three lines of evidence argue for streamlining in the genomes of thermophile bacteria. Specifically, with increasing habitat temperature and decreasing genome size, the proportion of genomic DNA in intergenic regions decreases. Furthermore, with increasing habitat temperature, generation time decreases. Genome-wide selective constraints do not decrease as in the reduced genomes of host-associated species. Reduced habitat variability is not a likely explanation for the smaller genomes of thermophiles. Genome size may be an indirect target of selection due to its association with cell volume. We use metabolic modeling to demonstrate that known changes in cell structure and physiology at high temperature can provide a selective advantage to reduce cell volume at high temperatures.","container-title":"Genome Biology and Evolution","DOI":"10.1093/gbe/evt050","ISSN":"1759-6653","issue":"5","journalAbbreviation":"Genome Biology and Evolution","page":"966-977","source":"Silverchair","title":"Growth Temperature and Genome Size in Bacteria Are Negatively Correlated, Suggesting Genomic Streamlining During Thermal Adaptation","volume":"5","author":[{"family":"Sabath","given":"Niv"},{"family":"Ferrada","given":"Evandro"},{"family":"Barve","given":"Aditya"},{"family":"Wagner","given":"Andreas"}],"issued":{"date-parts":[["2013",5,1]]}}}],"schema":"https://github.com/citation-style-language/schema/raw/master/csl-citation.json"} </w:instrText>
      </w:r>
      <w:r w:rsidR="00DE6BED">
        <w:rPr>
          <w:color w:val="000000" w:themeColor="text1"/>
          <w:sz w:val="24"/>
          <w:szCs w:val="24"/>
        </w:rPr>
        <w:fldChar w:fldCharType="separate"/>
      </w:r>
      <w:r w:rsidR="00DE6BED" w:rsidRPr="00DE6BED">
        <w:rPr>
          <w:color w:val="000000"/>
          <w:sz w:val="24"/>
          <w:vertAlign w:val="superscript"/>
        </w:rPr>
        <w:t>40</w:t>
      </w:r>
      <w:r w:rsidR="00DE6BED">
        <w:rPr>
          <w:color w:val="000000" w:themeColor="text1"/>
          <w:sz w:val="24"/>
          <w:szCs w:val="24"/>
        </w:rPr>
        <w:fldChar w:fldCharType="end"/>
      </w:r>
      <w:del w:id="65" w:author="Microsoft Office User" w:date="2022-02-25T17:05:00Z">
        <w:r w:rsidRPr="00EB407F" w:rsidDel="00DE6BED">
          <w:rPr>
            <w:color w:val="000000" w:themeColor="text1"/>
            <w:sz w:val="24"/>
            <w:szCs w:val="24"/>
            <w:vertAlign w:val="superscript"/>
          </w:rPr>
          <w:delText>34</w:delText>
        </w:r>
      </w:del>
      <w:r w:rsidRPr="00EB407F">
        <w:rPr>
          <w:color w:val="000000" w:themeColor="text1"/>
          <w:sz w:val="24"/>
          <w:szCs w:val="24"/>
        </w:rPr>
        <w:t>.</w:t>
      </w:r>
    </w:p>
    <w:p w14:paraId="3A911D79" w14:textId="1B335319" w:rsidR="00C1497F" w:rsidRDefault="00393347">
      <w:pPr>
        <w:spacing w:after="240"/>
        <w:rPr>
          <w:sz w:val="24"/>
          <w:szCs w:val="24"/>
        </w:rPr>
      </w:pPr>
      <w:r w:rsidRPr="00EB407F">
        <w:rPr>
          <w:color w:val="000000" w:themeColor="text1"/>
          <w:sz w:val="24"/>
          <w:szCs w:val="24"/>
        </w:rPr>
        <w:t xml:space="preserve">Next, using a gene-centric approach, we explored the functional space of the cryospheric metagenomes dataset. Out of 17,191 KEGG orthologues (KO), 980 KO were significantly enriched in cryospheric samples. Cryospheric genera and particularly cryospheric core members (e.g., </w:t>
      </w:r>
      <w:r w:rsidRPr="00EB407F">
        <w:rPr>
          <w:i/>
          <w:color w:val="000000" w:themeColor="text1"/>
          <w:sz w:val="24"/>
          <w:szCs w:val="24"/>
        </w:rPr>
        <w:t>Pseudomonas</w:t>
      </w:r>
      <w:r w:rsidRPr="00EB407F">
        <w:rPr>
          <w:color w:val="000000" w:themeColor="text1"/>
          <w:sz w:val="24"/>
          <w:szCs w:val="24"/>
        </w:rPr>
        <w:t xml:space="preserve">, </w:t>
      </w:r>
      <w:r w:rsidRPr="00EB407F">
        <w:rPr>
          <w:i/>
          <w:color w:val="000000" w:themeColor="text1"/>
          <w:sz w:val="24"/>
          <w:szCs w:val="24"/>
        </w:rPr>
        <w:t>Sphingomonas</w:t>
      </w:r>
      <w:r w:rsidRPr="00EB407F">
        <w:rPr>
          <w:color w:val="000000" w:themeColor="text1"/>
          <w:sz w:val="24"/>
          <w:szCs w:val="24"/>
        </w:rPr>
        <w:t xml:space="preserve">, and </w:t>
      </w:r>
      <w:r w:rsidRPr="00EB407F">
        <w:rPr>
          <w:i/>
          <w:color w:val="000000" w:themeColor="text1"/>
          <w:sz w:val="24"/>
          <w:szCs w:val="24"/>
        </w:rPr>
        <w:t>Novosphingobium</w:t>
      </w:r>
      <w:r w:rsidRPr="00EB407F">
        <w:rPr>
          <w:color w:val="000000" w:themeColor="text1"/>
          <w:sz w:val="24"/>
          <w:szCs w:val="24"/>
        </w:rPr>
        <w:t>) disproportionately accounted for these gene families (Fig. 4A). Our analysis highlighted the relevance of chemolithotrophic pathways (e.g., manganese and iron uptake</w:t>
      </w:r>
      <w:r>
        <w:rPr>
          <w:sz w:val="24"/>
          <w:szCs w:val="24"/>
        </w:rPr>
        <w:t>, sulfur, nitrogen and hydrogen metabolism), complementing earlier reports on these particular functional attributes of cryospheric ecosystems (Fig. 4B)</w:t>
      </w:r>
      <w:r w:rsidR="00DE6BED">
        <w:rPr>
          <w:sz w:val="24"/>
          <w:szCs w:val="24"/>
        </w:rPr>
        <w:fldChar w:fldCharType="begin"/>
      </w:r>
      <w:r w:rsidR="00DE6BED">
        <w:rPr>
          <w:sz w:val="24"/>
          <w:szCs w:val="24"/>
        </w:rPr>
        <w:instrText xml:space="preserve"> ADDIN ZOTERO_ITEM CSL_CITATION {"citationID":"dmXbCEPH","properties":{"formattedCitation":"\\super 31,41,42\\nosupersub{}","plainCitation":"31,41,42","noteIndex":0},"citationItems":[{"id":2647,"uris":["http://zotero.org/users/7217550/items/LTAGNWEI"],"uri":["http://zotero.org/users/7217550/items/LTAGNWEI"],"itemData":{"id":2647,"type":"article-journal","abstract":"Inhabitants of a cryoconite hole formed in the Canada Glacier in the McMurdo Dry Valley region of Antarctica have been isolated and identified by small subunit (16S/18S) rDNA amplification, cloning, and sequencing. The sequences obtained revealed the presence of members of eight bacterial lineages (Acidobacterium, Actinobacteria, Cyanobacteria, Cytophagales, Gemmimonas, Planctomycetes, Proteobacteria, and Verrucomicrobia) and metazoan (nematode, tardigrade, and rotifer), truffle (Choiromyces), ciliate (Spathidium), and green algal (Pleurastrium) Eukarya. Bacterial recovery was ~20-fold higher at 4 °C and 15 °C than at 22 °C, and obligately psychrophilic bacteria were identified and isolated. Several of the rDNA molecules amplified from isolates and directly from cryoconite DNA preparations had sequences similar to rDNA molecules of species present in adjacent lake ice and microbial mat environments. This cryoconite hole community was therefore most likely seeded by particulates from these local environments. Cryoconite holes may serve as biological refuges that, on glacial melting, can repopulate the local environments.","container-title":"Extremophiles","DOI":"10.1007/s00792-002-0309-0","ISSN":"1433-4909","issue":"3","journalAbbreviation":"Extremophiles","language":"en","page":"177-183","source":"Springer Link","title":"Molecular identification of Bacteria and Eukarya inhabiting an Antarctic cryoconite hole","volume":"7","author":[{"family":"Christner","given":"Brent C."},{"family":"Kvitko","given":"Brian H."},{"family":"Reeve","given":"John N."}],"issued":{"date-parts":[["2003",6,1]]}}},{"id":2627,"uris":["http://zotero.org/users/7217550/items/T3KYQNIK"],"uri":["http://zotero.org/users/7217550/items/T3KYQNIK"],"itemData":{"id":2627,"type":"article-journal","abstract":"Methanogenic archaea have a unique role in Earth's global carbon cycle as producers of the greenhouse gas methane (CH4). However, despite the fact that ice covers 11% of Earth's continental landmass, evidence for methanogenic activity in subglacial environments has yet to be clearly demonstrated. Here we present genetic, biochemical and geochemical evidence indicative of an active population of methanogens associated with subglacial sediments from Robertson Glacier (RG), Canadian Rockies. Porewater CH4 was quantified in two subglacial sediment cores at concentrations of 16 and 29 ppmv. Coenzyme M (CoM), a metabolic biomarker for methanogens, was detected at a concentration of 1.3 nmol g sediment−1 corresponding to </w:instrText>
      </w:r>
      <w:r w:rsidR="00DE6BED">
        <w:rPr>
          <w:rFonts w:ascii="Cambria Math" w:hAnsi="Cambria Math" w:cs="Cambria Math"/>
          <w:sz w:val="24"/>
          <w:szCs w:val="24"/>
        </w:rPr>
        <w:instrText>∼</w:instrText>
      </w:r>
      <w:r w:rsidR="00DE6BED">
        <w:rPr>
          <w:sz w:val="24"/>
          <w:szCs w:val="24"/>
        </w:rPr>
        <w:instrText xml:space="preserve">3 × 103 active cells g sediment−1. Genetic characterization of communities associated with subglacial sediments indicated the presence of several archaeal 16S rRNA and methyl CoM reductase subunit A (mcrA) gene phylotypes, all of which were affiliated with the euryarchaeal order Methanosarcinales. Further, CH4 was produced at 9–51 fmol g dry weight sediment−1 h−1 in enrichment cultures of RG sediments incubated at 4°C. Collectively, these findings have important implications for the global carbon cycle in light of recent estimates indicating that the Earth's subglacial biome ranges from 104 to 106 km3 sediment.","container-title":"Environmental Microbiology Reports","DOI":"https://doi.org/10.1111/j.1758-2229.2010.00162.x","ISSN":"1758-2229","issue":"5","language":"en","note":"_eprint: https://sfamjournals.onlinelibrary.wiley.com/doi/pdf/10.1111/j.1758-2229.2010.00162.x","page":"685-692","source":"Wiley Online Library","title":"Methanogenesis in subglacial sediments","volume":"2","author":[{"family":"Boyd","given":"Eric S."},{"family":"Skidmore","given":"Mark"},{"family":"Mitchell","given":"Andrew C."},{"family":"Bakermans","given":"Corien"},{"family":"Peters","given":"John W."}],"issued":{"date-parts":[["2010"]]}}},{"id":2632,"uris":["http://zotero.org/users/7217550/items/QY5Z6LWH"],"uri":["http://zotero.org/users/7217550/items/QY5Z6LWH"],"itemData":{"id":2632,"type":"article-journal","abstract":"Subglacial sediments sampled from beneath Robertson Glacier (RG), Alberta, Canada, were shown to harbor diverse assemblages of potential nitrifiers, nitrate reducers, and diazotrophs, as assessed by amoA, narG, and nifH gene biomarker diversity. Although archaeal amoA genes were detected, they were less abundant and less diverse than bacterial amoA, suggesting that bacteria are the predominant nitrifiers in RG sediments. Maximum nitrification and nitrate reduction rates in microcosms incubated at 4°C were 280 and 18.5 nmol of N per g of dry weight sediment per day, respectively, indicating the potential for these processes to occur in situ. Geochemical analyses of subglacial sediment pore waters and bulk subglacial meltwaters revealed low concentrations of inorganic and organic nitrogen compounds. These data, when coupled with a C/N atomic ratio of dissolved organic matter in subglacial pore waters of </w:instrText>
      </w:r>
      <w:r w:rsidR="00DE6BED">
        <w:rPr>
          <w:rFonts w:ascii="Cambria Math" w:hAnsi="Cambria Math" w:cs="Cambria Math"/>
          <w:sz w:val="24"/>
          <w:szCs w:val="24"/>
        </w:rPr>
        <w:instrText>∼</w:instrText>
      </w:r>
      <w:r w:rsidR="00DE6BED">
        <w:rPr>
          <w:sz w:val="24"/>
          <w:szCs w:val="24"/>
        </w:rPr>
        <w:instrText xml:space="preserve">210, indicate that the sediment communities are N limited. This may reflect the combined biological activities of organic N mineralization, nitrification, and nitrate reduction. Despite evidence of N limitation and the detection of nifH, we were unable to detect biological nitrogen fixation activity in subglacial sediments. Collectively, the results presented here suggest a role for nitrification and nitrate reduction in sustaining microbial life in subglacial environments. Considering that ice currently covers 11% of the terrestrial landmass and has covered significantly greater portions of Earth at times in the past, the demonstration of nitrification and nitrate reduction in subglacial environments furthers our understanding of the potential for these environments to contribute to global biogeochemical cycles on glacial-interglacial timescales.","container-title":"Applied and Environmental Microbiology","DOI":"10.1128/AEM.00376-11","ISSN":"0099-2240, 1098-5336","issue":"14","journalAbbreviation":"Appl. Environ. Microbiol.","language":"en","note":"publisher: American Society for Microbiology\nsection: Environmental Microbiology\nPMID: 21622799","page":"4778-4787","source":"aem.asm.org","title":"Diversity, Abundance, and Potential Activity of Nitrifying and Nitrate-Reducing Microbial Assemblages in a Subglacial Ecosystem","volume":"77","author":[{"family":"Boyd","given":"Eric S."},{"family":"Lange","given":"Rachel K."},{"family":"Mitchell","given":"Andrew C."},{"family":"Havig","given":"Jeff R."},{"family":"Hamilton","given":"Trinity L."},{"family":"Lafrenière","given":"Melissa J."},{"family":"Shock","given":"Everett L."},{"family":"Peters","given":"John W."},{"family":"Skidmore","given":"Mark"}],"issued":{"date-parts":[["2011",7,15]]}}}],"schema":"https://github.com/citation-style-language/schema/raw/master/csl-citation.json"} </w:instrText>
      </w:r>
      <w:r w:rsidR="00DE6BED">
        <w:rPr>
          <w:sz w:val="24"/>
          <w:szCs w:val="24"/>
        </w:rPr>
        <w:fldChar w:fldCharType="separate"/>
      </w:r>
      <w:r w:rsidR="00DE6BED" w:rsidRPr="00DE6BED">
        <w:rPr>
          <w:sz w:val="24"/>
          <w:vertAlign w:val="superscript"/>
        </w:rPr>
        <w:t>31,41,42</w:t>
      </w:r>
      <w:r w:rsidR="00DE6BED">
        <w:rPr>
          <w:sz w:val="24"/>
          <w:szCs w:val="24"/>
        </w:rPr>
        <w:fldChar w:fldCharType="end"/>
      </w:r>
      <w:del w:id="66" w:author="Microsoft Office User" w:date="2022-02-25T17:07:00Z">
        <w:r w:rsidDel="00DE6BED">
          <w:rPr>
            <w:sz w:val="24"/>
            <w:szCs w:val="24"/>
            <w:vertAlign w:val="superscript"/>
          </w:rPr>
          <w:delText>28,39,40</w:delText>
        </w:r>
      </w:del>
      <w:r>
        <w:rPr>
          <w:sz w:val="24"/>
          <w:szCs w:val="24"/>
        </w:rPr>
        <w:t>. The apparent relevance of chemolithotrophic pathways is likely attributable to a relative scarcity of organic carbon in cryospheric ecosystems. Interestingly, we consistently identified chitinase genes, which are involved in permafrost carbon cycling, but may also be an adaptation to freezing</w:t>
      </w:r>
      <w:r w:rsidR="00DE6BED">
        <w:rPr>
          <w:sz w:val="24"/>
          <w:szCs w:val="24"/>
        </w:rPr>
        <w:fldChar w:fldCharType="begin"/>
      </w:r>
      <w:r w:rsidR="00BC0A52">
        <w:rPr>
          <w:sz w:val="24"/>
          <w:szCs w:val="24"/>
        </w:rPr>
        <w:instrText xml:space="preserve"> ADDIN ZOTERO_ITEM CSL_CITATION {"citationID":"TTtgJxl0","properties":{"formattedCitation":"\\super 43\\nosupersub{}","plainCitation":"43","noteIndex":0},"citationItems":[{"id":3989,"uris":["http://zotero.org/users/7217550/items/GTWC4C3W"],"uri":["http://zotero.org/users/7217550/items/GTWC4C3W"],"itemData":{"id":3989,"type":"article-journal","abstract":"The Antarctic green alga Chlamydomonas sp. ICE-L was isolated from sea ice. As a psychrophilic microalga, it can tolerate the environmental stress in the sea-ice brine, such as freezing temperature and high salinity. We performed a transcriptome analysis to identify freezing stress responding genes and explore the extreme environmental acclimation-related strategies. Here, we show that many genes in ICE-L transcriptome that encoding PUFA synthesis enzymes, molecular chaperon proteins, and cell membrane transport proteins have high similarity to the gens from Antarctic bacteria. These ICE-L genes are supposed to be acquired through horizontal gene transfer from its symbiotic microbes in the sea-ice brine. The presence of these genes in both sea-ice microalgae and bacteria indicated the biological processes they involved in are possibly contributing to ICE-L success in sea ice. In addition, the biological pathways were compared between ICE-L and its closely related sister species, Chlamydomonas reinhardtii and Volvox carteri. In ICE-L transcripome, many sequences homologous to the plant or bacteria proteins in the post-transcriptional, post-translational modification, and signal-transduction KEGG pathways, are absent in the nonpsychrophilic green algae. These complex structural components might imply enhanced stress adaptation capacity. At last, differential gene expression analysis at the transcriptome level of ICE-L indicated that genes that associated with post-translational modification, lipid metabolism, and nitrogen metabolism are responding to the freezing treatment. In conclusion, the transcriptome of Chlamydomonas sp. ICE-L is very useful for exploring the mutualistic interaction between microalgae and bacteria in sea ice; and discovering the specific genes and metabolism pathways responding to the freezing acclimation in psychrophilic microalgae.","container-title":"Extremophiles","DOI":"10.1007/s00792-016-0834-x","ISSN":"1433-4909","issue":"4","journalAbbreviation":"Extremophiles","language":"en","page":"437-450","source":"Springer Link","title":"Acclimation of Antarctic Chlamydomonas to the sea-ice environment: a transcriptomic analysis","title-short":"Acclimation of Antarctic Chlamydomonas to the sea-ice environment","volume":"20","author":[{"family":"Liu","given":"Chenlin"},{"family":"Wang","given":"Xiuliang"},{"family":"Wang","given":"Xingna"},{"family":"Sun","given":"Chengjun"}],"issued":{"date-parts":[["2016",7,1]]}}}],"schema":"https://github.com/citation-style-language/schema/raw/master/csl-citation.json"} </w:instrText>
      </w:r>
      <w:r w:rsidR="00DE6BED">
        <w:rPr>
          <w:sz w:val="24"/>
          <w:szCs w:val="24"/>
        </w:rPr>
        <w:fldChar w:fldCharType="separate"/>
      </w:r>
      <w:r w:rsidR="00BC0A52" w:rsidRPr="00BC0A52">
        <w:rPr>
          <w:sz w:val="24"/>
          <w:vertAlign w:val="superscript"/>
        </w:rPr>
        <w:t>43</w:t>
      </w:r>
      <w:r w:rsidR="00DE6BED">
        <w:rPr>
          <w:sz w:val="24"/>
          <w:szCs w:val="24"/>
        </w:rPr>
        <w:fldChar w:fldCharType="end"/>
      </w:r>
      <w:del w:id="67" w:author="Microsoft Office User" w:date="2022-02-25T17:07:00Z">
        <w:r w:rsidDel="00DE6BED">
          <w:rPr>
            <w:sz w:val="24"/>
            <w:szCs w:val="24"/>
            <w:vertAlign w:val="superscript"/>
          </w:rPr>
          <w:delText>41</w:delText>
        </w:r>
      </w:del>
      <w:r>
        <w:rPr>
          <w:sz w:val="24"/>
          <w:szCs w:val="24"/>
        </w:rPr>
        <w:t>. Finally, genes involved in adhesion, motility and various secretion systems collectively point to biofilm formation as an important strategy for life in cryospheric ecosystems</w:t>
      </w:r>
      <w:r w:rsidR="00BC0A52">
        <w:rPr>
          <w:sz w:val="24"/>
          <w:szCs w:val="24"/>
        </w:rPr>
        <w:fldChar w:fldCharType="begin"/>
      </w:r>
      <w:r w:rsidR="00BC0A52">
        <w:rPr>
          <w:sz w:val="24"/>
          <w:szCs w:val="24"/>
        </w:rPr>
        <w:instrText xml:space="preserve"> ADDIN ZOTERO_ITEM CSL_CITATION {"citationID":"Eqy4mVoX","properties":{"formattedCitation":"\\super 44\\nosupersub{}","plainCitation":"44","noteIndex":0},"citationItems":[{"id":3919,"uris":["http://zotero.org/users/7217550/items/QJNFJ85R"],"uri":["http://zotero.org/users/7217550/items/QJNFJ85R"],"itemData":{"id":3919,"type":"article-journal","abstract":"Glaciers are important constituents in the Earth’s hydrological and carbon cycles, with predicted warming leading to increases in glacial melt and the transport of nutrients to adjacent and downstream aquatic ecosystems. Microbial activity on glacial surfaces has been linked to the biological darkening of cryoconite particles, affecting albedo and increased melt. This phenomenon, however, has only been demonstrated for alpine glaciers and the Greenland Ice Sheet, excluding Antarctica. In this study, we show via confocal laser scanning microscopy that microbial communities on glacial surfaces in Antarctica persist in biofilms. Overall, ~35% of the cryoconite sediment surfaces were covered by biofilm. Nanoscale scale secondary ion mass spectrometry measured significant enrichment of 13C and 15N above background in both Bacteroidetes and filamentous cyanobacteria (i.e., Oscillatoria) when incubated in the presence of 13C–NaHCO3 and 15NH4. This transfer of newly synthesised organic compounds was dependent on the distance of heterotrophic Bacteroidetes from filamentous Oscillatoria. We conclude that the spatial organisation within these biofilms promotes efficient transfer and cycling of nutrients. Further, these results support the hypothesis that biofilm formation leads to the accumulation of organic matter on cryoconite minerals, which could influence the surface albedo of glaciers.","container-title":"npj Biofilms and Microbiomes","DOI":"10.1038/npjbiofilms.2016.8","ISSN":"2055-5008","issue":"1","journalAbbreviation":"npj Biofilms Microbiomes","language":"en","note":"Bandiera_abtest: a\nCc_license_type: cc_by\nCg_type: Nature Research Journals\nnumber: 1\nPrimary_atype: Research\npublisher: Nature Publishing Group\nSubject_term: Biofilms;Environmental microbiology\nSubject_term_id: biofilms;environmental-microbiology","page":"1-4","source":"www.nature.com","title":"Biofilms on glacial surfaces: hotspots for biological activity","title-short":"Biofilms on glacial surfaces","volume":"2","author":[{"family":"Smith","given":"Heidi J."},{"family":"Schmit","given":"Amber"},{"family":"Foster","given":"Rachel"},{"family":"Littman","given":"Sten"},{"family":"Kuypers","given":"Marcel MM"},{"family":"Foreman","given":"Christine M."}],"issued":{"date-parts":[["2016",6,8]]}}}],"schema":"https://github.com/citation-style-language/schema/raw/master/csl-citation.json"} </w:instrText>
      </w:r>
      <w:r w:rsidR="00BC0A52">
        <w:rPr>
          <w:sz w:val="24"/>
          <w:szCs w:val="24"/>
        </w:rPr>
        <w:fldChar w:fldCharType="separate"/>
      </w:r>
      <w:r w:rsidR="00BC0A52" w:rsidRPr="00BC0A52">
        <w:rPr>
          <w:sz w:val="24"/>
          <w:vertAlign w:val="superscript"/>
        </w:rPr>
        <w:t>44</w:t>
      </w:r>
      <w:r w:rsidR="00BC0A52">
        <w:rPr>
          <w:sz w:val="24"/>
          <w:szCs w:val="24"/>
        </w:rPr>
        <w:fldChar w:fldCharType="end"/>
      </w:r>
      <w:del w:id="68" w:author="Microsoft Office User" w:date="2022-02-25T17:08:00Z">
        <w:r w:rsidDel="00BC0A52">
          <w:rPr>
            <w:sz w:val="24"/>
            <w:szCs w:val="24"/>
            <w:vertAlign w:val="superscript"/>
          </w:rPr>
          <w:delText>42</w:delText>
        </w:r>
      </w:del>
      <w:r>
        <w:rPr>
          <w:sz w:val="24"/>
          <w:szCs w:val="24"/>
        </w:rPr>
        <w:t xml:space="preserve">, which are often characterized by extended periods of oligotrophy and elevated UV-radiation. </w:t>
      </w:r>
    </w:p>
    <w:p w14:paraId="6C247236" w14:textId="53927585" w:rsidR="00C1497F" w:rsidRDefault="00393347">
      <w:pPr>
        <w:spacing w:after="240"/>
        <w:rPr>
          <w:color w:val="000000"/>
          <w:sz w:val="24"/>
          <w:szCs w:val="24"/>
        </w:rPr>
      </w:pPr>
      <w:r>
        <w:rPr>
          <w:sz w:val="24"/>
          <w:szCs w:val="24"/>
        </w:rPr>
        <w:lastRenderedPageBreak/>
        <w:t>Our cross-ecosystem metagenomic analyses not only shed light on potential functions of the cryospheric microbiome across ecosystems, but also unveiled a large uncharacterized functional space with 43.4% of the protein coding genes in cryospheric samples unannotated to a KEGG orthologous group. While this does not seem unusual for environmental metagenomes in general</w:t>
      </w:r>
      <w:r w:rsidR="00BC0A52">
        <w:rPr>
          <w:sz w:val="24"/>
          <w:szCs w:val="24"/>
        </w:rPr>
        <w:fldChar w:fldCharType="begin"/>
      </w:r>
      <w:r w:rsidR="00BC0A52">
        <w:rPr>
          <w:sz w:val="24"/>
          <w:szCs w:val="24"/>
        </w:rPr>
        <w:instrText xml:space="preserve"> ADDIN ZOTERO_ITEM CSL_CITATION {"citationID":"dg9QYZWp","properties":{"formattedCitation":"\\super 5\\nosupersub{}","plainCitation":"5","noteIndex":0},"citationItems":[{"id":3908,"uris":["http://zotero.org/users/7217550/items/U4IFY2C9"],"uri":["http://zotero.org/users/7217550/items/U4IFY2C9"],"itemData":{"id":3908,"type":"article-journal","abstract":"The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A."}],"issued":{"date-parts":[["2021",4]]}}}],"schema":"https://github.com/citation-style-language/schema/raw/master/csl-citation.json"} </w:instrText>
      </w:r>
      <w:r w:rsidR="00BC0A52">
        <w:rPr>
          <w:sz w:val="24"/>
          <w:szCs w:val="24"/>
        </w:rPr>
        <w:fldChar w:fldCharType="separate"/>
      </w:r>
      <w:r w:rsidR="00BC0A52" w:rsidRPr="00BC0A52">
        <w:rPr>
          <w:sz w:val="24"/>
          <w:vertAlign w:val="superscript"/>
        </w:rPr>
        <w:t>5</w:t>
      </w:r>
      <w:r w:rsidR="00BC0A52">
        <w:rPr>
          <w:sz w:val="24"/>
          <w:szCs w:val="24"/>
        </w:rPr>
        <w:fldChar w:fldCharType="end"/>
      </w:r>
      <w:del w:id="69" w:author="Microsoft Office User" w:date="2022-02-25T17:08:00Z">
        <w:r w:rsidDel="00BC0A52">
          <w:rPr>
            <w:sz w:val="24"/>
            <w:szCs w:val="24"/>
            <w:vertAlign w:val="superscript"/>
          </w:rPr>
          <w:delText>5</w:delText>
        </w:r>
      </w:del>
      <w:r>
        <w:rPr>
          <w:sz w:val="24"/>
          <w:szCs w:val="24"/>
        </w:rPr>
        <w:t>, it is alarming that we may lose this functional potential as the cryosphere vanishes. In order to shed light on this uncharacterised functional space, we clustered 41,068,842 gene sequences based on a 30% sequence similarity and 80% coverage threshold, subsequently mapping representative sequences of the largest clusters (</w:t>
      </w:r>
      <w:r>
        <w:rPr>
          <w:i/>
          <w:sz w:val="24"/>
          <w:szCs w:val="24"/>
        </w:rPr>
        <w:t>&gt;29</w:t>
      </w:r>
      <w:r>
        <w:rPr>
          <w:sz w:val="24"/>
          <w:szCs w:val="24"/>
        </w:rPr>
        <w:t xml:space="preserve"> sequences in at least 2 samples, </w:t>
      </w:r>
      <w:r>
        <w:rPr>
          <w:i/>
          <w:sz w:val="24"/>
          <w:szCs w:val="24"/>
        </w:rPr>
        <w:t>n = 12,125</w:t>
      </w:r>
      <w:r>
        <w:rPr>
          <w:sz w:val="24"/>
          <w:szCs w:val="24"/>
        </w:rPr>
        <w:t xml:space="preserve">) to the UniProt TrEMBL database (Fig. 4C). While the KEGG assigned clusters overall had a high percentage of sequences that matched genes in the UniProt database (Table 1), we found that cryosphere specific sequences show a large decrease in the clusters assigned to multiple KEGG (i.e., ambiguous) and even more in the ones containing exclusively unassigned sequences, compared to non-cryospheric environmental metagenomes. In addition to the low percentage of gene sequences matching UniProt sequences, we found that the cryosphere specific clusters that align to the database show a largely decreased identity with the matching sequence (Extended data Figure 4). These findings underline the lack of representation of cryospheric sequences in current gene sequences databases, potentially linked to the specificity of certain taxa to the cryosphere, and/or functions. Finally, the large nucleotide similarity within these clusters (Extended data Figure 4) suggests that these are </w:t>
      </w:r>
      <w:r>
        <w:rPr>
          <w:color w:val="000000"/>
          <w:sz w:val="24"/>
          <w:szCs w:val="24"/>
        </w:rPr>
        <w:t xml:space="preserve">conserved functions of particular importance to microbial life under cryospheric constraints, and </w:t>
      </w:r>
      <w:r>
        <w:rPr>
          <w:sz w:val="24"/>
          <w:szCs w:val="24"/>
        </w:rPr>
        <w:t xml:space="preserve">corroborates the notion </w:t>
      </w:r>
      <w:r>
        <w:rPr>
          <w:color w:val="000000"/>
          <w:sz w:val="24"/>
          <w:szCs w:val="24"/>
        </w:rPr>
        <w:t xml:space="preserve">of specific lineages of closely related taxa to dominate microbial life in the cryosphere. Aside from being uncharacterised, 170 of the unassigned gene clusters were only detected in cryospheric metagenomes and could thus represent unknown gene families of importance to understanding the adaptation of bacteria to these extreme ecosystems. </w:t>
      </w:r>
    </w:p>
    <w:p w14:paraId="098F42F5" w14:textId="77777777" w:rsidR="00DB65A0" w:rsidRDefault="00393347">
      <w:pPr>
        <w:spacing w:after="240"/>
        <w:rPr>
          <w:color w:val="000000"/>
          <w:sz w:val="24"/>
          <w:szCs w:val="24"/>
        </w:rPr>
      </w:pPr>
      <w:r>
        <w:rPr>
          <w:color w:val="000000"/>
          <w:sz w:val="24"/>
          <w:szCs w:val="24"/>
        </w:rPr>
        <w:t xml:space="preserve">Collectively, our insights both at the taxonomic and functional level reveal key microbiome features that are exclusive to cryospheric ecosystems. Although entire taxonomic lineages are not unique to cryospheric ecosystems, it is evident that specific species and potentially strains are novel and adapted to these environments. Similarly, the emergent functional properties clearly demonstrate the exclusivity of functions, especially those that are yet to be characterised or that can be classified based on existing databases, within the cryosphere. </w:t>
      </w:r>
      <w:r>
        <w:rPr>
          <w:sz w:val="24"/>
          <w:szCs w:val="24"/>
        </w:rPr>
        <w:t>On the contrary</w:t>
      </w:r>
      <w:r>
        <w:rPr>
          <w:color w:val="000000"/>
          <w:sz w:val="24"/>
          <w:szCs w:val="24"/>
        </w:rPr>
        <w:t xml:space="preserve">, we find that in both the taxonomic and functional complements, several taxa and functions are shared with non-cryospheric ecosystems. This is expected since the underlying genomic </w:t>
      </w:r>
      <w:r>
        <w:rPr>
          <w:color w:val="000000"/>
          <w:sz w:val="24"/>
          <w:szCs w:val="24"/>
        </w:rPr>
        <w:lastRenderedPageBreak/>
        <w:t>content supporting the taxonomic and functional annotations are shared between the cryospheric and non-cryospheric ecosystems. This is evident based on the &gt;50% identity among the ‘shared’ gene clusters that had matching identities in the KEGG database (Table 1).</w:t>
      </w:r>
    </w:p>
    <w:p w14:paraId="7088D84F" w14:textId="7AEB74C9" w:rsidR="00C1497F" w:rsidRDefault="00DB65A0" w:rsidP="00034F6C">
      <w:pPr>
        <w:spacing w:after="240"/>
        <w:rPr>
          <w:sz w:val="24"/>
          <w:szCs w:val="24"/>
        </w:rPr>
      </w:pPr>
      <w:r>
        <w:rPr>
          <w:color w:val="000000"/>
          <w:sz w:val="24"/>
          <w:szCs w:val="24"/>
        </w:rPr>
        <w:t>Here we present the first global data-driven approach to unravel specific features of the cryospheric microbiome</w:t>
      </w:r>
      <w:r>
        <w:rPr>
          <w:color w:val="000000" w:themeColor="text1"/>
          <w:sz w:val="24"/>
          <w:szCs w:val="24"/>
        </w:rPr>
        <w:t>.</w:t>
      </w:r>
      <w:r w:rsidRPr="00DB65A0">
        <w:rPr>
          <w:color w:val="000000" w:themeColor="text1"/>
          <w:sz w:val="24"/>
          <w:szCs w:val="24"/>
        </w:rPr>
        <w:t xml:space="preserve"> </w:t>
      </w:r>
      <w:r>
        <w:rPr>
          <w:color w:val="000000" w:themeColor="text1"/>
          <w:sz w:val="24"/>
          <w:szCs w:val="24"/>
        </w:rPr>
        <w:t>O</w:t>
      </w:r>
      <w:r w:rsidRPr="00DB65A0">
        <w:rPr>
          <w:color w:val="000000" w:themeColor="text1"/>
          <w:sz w:val="24"/>
          <w:szCs w:val="24"/>
        </w:rPr>
        <w:t>ur meta-analysis revealed diverse</w:t>
      </w:r>
      <w:r>
        <w:rPr>
          <w:sz w:val="24"/>
          <w:szCs w:val="24"/>
        </w:rPr>
        <w:t>, distinct and functionally specific bacterial communities that appear</w:t>
      </w:r>
      <w:r w:rsidR="00393347">
        <w:rPr>
          <w:sz w:val="24"/>
          <w:szCs w:val="24"/>
        </w:rPr>
        <w:t xml:space="preserve"> to have been shaped by sustained evolutionary forces, suggesting an ancient origin of th</w:t>
      </w:r>
      <w:r w:rsidR="00644AC0">
        <w:rPr>
          <w:sz w:val="24"/>
          <w:szCs w:val="24"/>
        </w:rPr>
        <w:t xml:space="preserve">is </w:t>
      </w:r>
      <w:r w:rsidR="00393347">
        <w:rPr>
          <w:sz w:val="24"/>
          <w:szCs w:val="24"/>
        </w:rPr>
        <w:t xml:space="preserve">biodiversity. </w:t>
      </w:r>
      <w:r w:rsidR="00644AC0">
        <w:rPr>
          <w:sz w:val="24"/>
          <w:szCs w:val="24"/>
        </w:rPr>
        <w:t xml:space="preserve">While our study highlights </w:t>
      </w:r>
      <w:r w:rsidR="00034F6C">
        <w:rPr>
          <w:sz w:val="24"/>
          <w:szCs w:val="24"/>
        </w:rPr>
        <w:t>key taxonomic group</w:t>
      </w:r>
      <w:r w:rsidR="00644AC0">
        <w:rPr>
          <w:sz w:val="24"/>
          <w:szCs w:val="24"/>
        </w:rPr>
        <w:t>s</w:t>
      </w:r>
      <w:r w:rsidR="00034F6C">
        <w:rPr>
          <w:sz w:val="24"/>
          <w:szCs w:val="24"/>
        </w:rPr>
        <w:t xml:space="preserve"> </w:t>
      </w:r>
      <w:r w:rsidR="00644AC0">
        <w:rPr>
          <w:sz w:val="24"/>
          <w:szCs w:val="24"/>
        </w:rPr>
        <w:t xml:space="preserve">such as </w:t>
      </w:r>
      <w:r w:rsidR="00034F6C" w:rsidRPr="00034F6C">
        <w:rPr>
          <w:i/>
          <w:iCs/>
          <w:sz w:val="24"/>
          <w:szCs w:val="24"/>
        </w:rPr>
        <w:t>Proteobacteria</w:t>
      </w:r>
      <w:r w:rsidR="00034F6C">
        <w:rPr>
          <w:sz w:val="24"/>
          <w:szCs w:val="24"/>
        </w:rPr>
        <w:t xml:space="preserve"> and </w:t>
      </w:r>
      <w:r w:rsidR="00034F6C" w:rsidRPr="00034F6C">
        <w:rPr>
          <w:i/>
          <w:iCs/>
          <w:sz w:val="24"/>
          <w:szCs w:val="24"/>
        </w:rPr>
        <w:t>Bacteroidota</w:t>
      </w:r>
      <w:r w:rsidR="00034F6C">
        <w:rPr>
          <w:sz w:val="24"/>
          <w:szCs w:val="24"/>
        </w:rPr>
        <w:t>,</w:t>
      </w:r>
      <w:r w:rsidR="00393347">
        <w:rPr>
          <w:sz w:val="24"/>
          <w:szCs w:val="24"/>
        </w:rPr>
        <w:t xml:space="preserve"> our findings</w:t>
      </w:r>
      <w:r w:rsidR="00644AC0">
        <w:rPr>
          <w:sz w:val="24"/>
          <w:szCs w:val="24"/>
        </w:rPr>
        <w:t xml:space="preserve"> also</w:t>
      </w:r>
      <w:r w:rsidR="00393347">
        <w:rPr>
          <w:sz w:val="24"/>
          <w:szCs w:val="24"/>
        </w:rPr>
        <w:t xml:space="preserve"> disclose the importance of yet-uncultured bacteria and an uncharacterised genetic repertoire. </w:t>
      </w:r>
      <w:r w:rsidR="00034F6C">
        <w:rPr>
          <w:sz w:val="24"/>
          <w:szCs w:val="24"/>
        </w:rPr>
        <w:t>In light of the threatened nature of the cryosphere, targeted</w:t>
      </w:r>
      <w:r w:rsidR="00393347">
        <w:rPr>
          <w:sz w:val="24"/>
          <w:szCs w:val="24"/>
        </w:rPr>
        <w:t xml:space="preserve"> efforts to unravel the phylogenetic and genomic underpinnings of bacterial adaptation to cryospheric ecosystems, including prospecting for cold-adapted biomolecules as well as </w:t>
      </w:r>
      <w:r w:rsidR="00034F6C">
        <w:rPr>
          <w:sz w:val="24"/>
          <w:szCs w:val="24"/>
        </w:rPr>
        <w:t>the</w:t>
      </w:r>
      <w:r w:rsidR="00393347">
        <w:rPr>
          <w:sz w:val="24"/>
          <w:szCs w:val="24"/>
        </w:rPr>
        <w:t xml:space="preserve"> cultivation of cryospheric bacteria, are urgently required.</w:t>
      </w:r>
    </w:p>
    <w:p w14:paraId="4CDF410A" w14:textId="77777777" w:rsidR="00C1497F" w:rsidRDefault="00393347">
      <w:pPr>
        <w:spacing w:after="240"/>
        <w:rPr>
          <w:sz w:val="24"/>
          <w:szCs w:val="24"/>
        </w:rPr>
      </w:pPr>
      <w:r>
        <w:rPr>
          <w:b/>
          <w:sz w:val="24"/>
          <w:szCs w:val="24"/>
        </w:rPr>
        <w:t>Acknowledgments.</w:t>
      </w:r>
      <w:r>
        <w:rPr>
          <w:sz w:val="24"/>
          <w:szCs w:val="24"/>
        </w:rPr>
        <w:t xml:space="preserve"> This work was supported by The NOMIS Foundation (Vanishing Glaciers) to TJB. SBB was supported by a Swiss National Science Foundation (CRSII5_180241) grant to TJB and PW. We extend our gratitude to Laura de Nies, Patrick May, Cedric Laczny, and Valentina Galata for advice with metagenomic analyses. Computational work was carried out using the HPC facilities of the University of Luxembourg.</w:t>
      </w:r>
      <w:ins w:id="70" w:author="Massimo Bourquin" w:date="2022-02-18T11:11:00Z">
        <w:r>
          <w:rPr>
            <w:sz w:val="24"/>
            <w:szCs w:val="24"/>
          </w:rPr>
          <w:t xml:space="preserve"> Finally, we would also like to thank two anonymous reviewers for their input that greatly improved the manuscript.</w:t>
        </w:r>
      </w:ins>
    </w:p>
    <w:p w14:paraId="2BCEFDAB" w14:textId="77777777" w:rsidR="00C1497F" w:rsidRDefault="00393347">
      <w:pPr>
        <w:spacing w:after="240"/>
        <w:rPr>
          <w:sz w:val="24"/>
          <w:szCs w:val="24"/>
        </w:rPr>
      </w:pPr>
      <w:r>
        <w:rPr>
          <w:b/>
          <w:sz w:val="24"/>
          <w:szCs w:val="24"/>
        </w:rPr>
        <w:t>Funding:</w:t>
      </w:r>
      <w:r>
        <w:rPr>
          <w:sz w:val="24"/>
          <w:szCs w:val="24"/>
        </w:rPr>
        <w:t xml:space="preserve"> The NOMIS Foundation: Vanishing Glaciers; Swiss National Science Foundation ENSEMBLE (CRSII5_180241).</w:t>
      </w:r>
    </w:p>
    <w:p w14:paraId="3EE64537" w14:textId="77777777" w:rsidR="00C1497F" w:rsidRDefault="00393347">
      <w:pPr>
        <w:spacing w:after="240"/>
        <w:rPr>
          <w:b/>
          <w:sz w:val="24"/>
          <w:szCs w:val="24"/>
        </w:rPr>
      </w:pPr>
      <w:r>
        <w:rPr>
          <w:b/>
          <w:sz w:val="24"/>
          <w:szCs w:val="24"/>
        </w:rPr>
        <w:t>Author contributions:</w:t>
      </w:r>
    </w:p>
    <w:p w14:paraId="22FA1C62" w14:textId="77777777" w:rsidR="00C1497F" w:rsidRDefault="00393347">
      <w:pPr>
        <w:spacing w:after="240"/>
        <w:rPr>
          <w:sz w:val="24"/>
          <w:szCs w:val="24"/>
        </w:rPr>
      </w:pPr>
      <w:r>
        <w:rPr>
          <w:i/>
          <w:sz w:val="24"/>
          <w:szCs w:val="24"/>
          <w:u w:val="single"/>
        </w:rPr>
        <w:t>Massimo Bourquin:</w:t>
      </w:r>
      <w:r>
        <w:rPr>
          <w:sz w:val="24"/>
          <w:szCs w:val="24"/>
        </w:rPr>
        <w:t xml:space="preserve"> Conceptualization, methodology, investigation, formal analysis, data curation, writing – original draft preparation, visualization</w:t>
      </w:r>
    </w:p>
    <w:p w14:paraId="701FA76D" w14:textId="77777777" w:rsidR="00C1497F" w:rsidRDefault="00393347">
      <w:pPr>
        <w:spacing w:after="240"/>
        <w:rPr>
          <w:sz w:val="24"/>
          <w:szCs w:val="24"/>
        </w:rPr>
      </w:pPr>
      <w:r>
        <w:rPr>
          <w:i/>
          <w:sz w:val="24"/>
          <w:szCs w:val="24"/>
          <w:u w:val="single"/>
        </w:rPr>
        <w:t>Susheel Bhanu Busi:</w:t>
      </w:r>
      <w:r>
        <w:rPr>
          <w:sz w:val="24"/>
          <w:szCs w:val="24"/>
        </w:rPr>
        <w:t xml:space="preserve"> Conceptualization, methodology, investigation, data curation, writing – original draft preparation</w:t>
      </w:r>
    </w:p>
    <w:p w14:paraId="0966F9E9" w14:textId="77777777" w:rsidR="00C1497F" w:rsidRDefault="00393347">
      <w:pPr>
        <w:spacing w:after="240"/>
        <w:rPr>
          <w:sz w:val="24"/>
          <w:szCs w:val="24"/>
        </w:rPr>
      </w:pPr>
      <w:r>
        <w:rPr>
          <w:i/>
          <w:sz w:val="24"/>
          <w:szCs w:val="24"/>
          <w:u w:val="single"/>
        </w:rPr>
        <w:t>Stylianos Fodelianakis:</w:t>
      </w:r>
      <w:r>
        <w:rPr>
          <w:sz w:val="24"/>
          <w:szCs w:val="24"/>
        </w:rPr>
        <w:t xml:space="preserve"> Conceptualization, methodology, data curation, writing</w:t>
      </w:r>
    </w:p>
    <w:p w14:paraId="4E8E161E" w14:textId="77777777" w:rsidR="00C1497F" w:rsidRDefault="00393347">
      <w:pPr>
        <w:spacing w:after="240"/>
        <w:rPr>
          <w:sz w:val="24"/>
          <w:szCs w:val="24"/>
        </w:rPr>
      </w:pPr>
      <w:r>
        <w:rPr>
          <w:i/>
          <w:sz w:val="24"/>
          <w:szCs w:val="24"/>
          <w:u w:val="single"/>
        </w:rPr>
        <w:t>Hannes Peter:</w:t>
      </w:r>
      <w:r>
        <w:rPr>
          <w:sz w:val="24"/>
          <w:szCs w:val="24"/>
        </w:rPr>
        <w:t xml:space="preserve"> Conceptualization, methodology, data curation, writing</w:t>
      </w:r>
    </w:p>
    <w:p w14:paraId="3BF358C3" w14:textId="77777777" w:rsidR="00C1497F" w:rsidRDefault="00393347">
      <w:pPr>
        <w:spacing w:after="240"/>
        <w:rPr>
          <w:sz w:val="24"/>
          <w:szCs w:val="24"/>
        </w:rPr>
      </w:pPr>
      <w:r>
        <w:rPr>
          <w:i/>
          <w:sz w:val="24"/>
          <w:szCs w:val="24"/>
          <w:u w:val="single"/>
        </w:rPr>
        <w:lastRenderedPageBreak/>
        <w:t>Alex Washburne:</w:t>
      </w:r>
      <w:r>
        <w:rPr>
          <w:sz w:val="24"/>
          <w:szCs w:val="24"/>
        </w:rPr>
        <w:t xml:space="preserve"> Conceptualization, methodology</w:t>
      </w:r>
    </w:p>
    <w:p w14:paraId="01A0FED8" w14:textId="77777777" w:rsidR="00C1497F" w:rsidRDefault="00393347">
      <w:pPr>
        <w:spacing w:after="240"/>
        <w:rPr>
          <w:sz w:val="24"/>
          <w:szCs w:val="24"/>
        </w:rPr>
      </w:pPr>
      <w:r>
        <w:rPr>
          <w:i/>
          <w:sz w:val="24"/>
          <w:szCs w:val="24"/>
          <w:u w:val="single"/>
        </w:rPr>
        <w:t>Tyler Kohler:</w:t>
      </w:r>
      <w:r>
        <w:rPr>
          <w:sz w:val="24"/>
          <w:szCs w:val="24"/>
        </w:rPr>
        <w:t xml:space="preserve"> Data curation, writing</w:t>
      </w:r>
    </w:p>
    <w:p w14:paraId="185D5B52" w14:textId="77777777" w:rsidR="00C1497F" w:rsidRDefault="00393347">
      <w:pPr>
        <w:spacing w:after="240"/>
        <w:rPr>
          <w:sz w:val="24"/>
          <w:szCs w:val="24"/>
        </w:rPr>
      </w:pPr>
      <w:r>
        <w:rPr>
          <w:i/>
          <w:sz w:val="24"/>
          <w:szCs w:val="24"/>
          <w:u w:val="single"/>
        </w:rPr>
        <w:t>Leïla Ezzat:</w:t>
      </w:r>
      <w:r>
        <w:rPr>
          <w:sz w:val="24"/>
          <w:szCs w:val="24"/>
        </w:rPr>
        <w:t xml:space="preserve"> Methodology</w:t>
      </w:r>
    </w:p>
    <w:p w14:paraId="50850AC4" w14:textId="77777777" w:rsidR="00C1497F" w:rsidRDefault="00393347">
      <w:pPr>
        <w:spacing w:before="120" w:after="360"/>
        <w:rPr>
          <w:i/>
          <w:sz w:val="24"/>
          <w:szCs w:val="24"/>
          <w:u w:val="single"/>
        </w:rPr>
      </w:pPr>
      <w:r>
        <w:rPr>
          <w:i/>
          <w:sz w:val="24"/>
          <w:szCs w:val="24"/>
          <w:u w:val="single"/>
        </w:rPr>
        <w:t>Grégoire Michoud</w:t>
      </w:r>
      <w:r>
        <w:rPr>
          <w:sz w:val="24"/>
          <w:szCs w:val="24"/>
        </w:rPr>
        <w:t>: Methodology</w:t>
      </w:r>
    </w:p>
    <w:p w14:paraId="1AFAEC77" w14:textId="77777777" w:rsidR="00C1497F" w:rsidRDefault="00393347">
      <w:pPr>
        <w:spacing w:after="240"/>
        <w:rPr>
          <w:sz w:val="24"/>
          <w:szCs w:val="24"/>
        </w:rPr>
      </w:pPr>
      <w:r>
        <w:rPr>
          <w:i/>
          <w:sz w:val="24"/>
          <w:szCs w:val="24"/>
          <w:u w:val="single"/>
        </w:rPr>
        <w:t>Paul Wilmes:</w:t>
      </w:r>
      <w:r>
        <w:rPr>
          <w:sz w:val="24"/>
          <w:szCs w:val="24"/>
        </w:rPr>
        <w:t xml:space="preserve"> Conceptualization and supervision</w:t>
      </w:r>
    </w:p>
    <w:p w14:paraId="274E5890" w14:textId="77777777" w:rsidR="00C1497F" w:rsidRDefault="00393347">
      <w:pPr>
        <w:spacing w:after="240"/>
        <w:rPr>
          <w:sz w:val="24"/>
          <w:szCs w:val="24"/>
        </w:rPr>
      </w:pPr>
      <w:r>
        <w:rPr>
          <w:i/>
          <w:sz w:val="24"/>
          <w:szCs w:val="24"/>
          <w:u w:val="single"/>
        </w:rPr>
        <w:t>Tom J. Battin:</w:t>
      </w:r>
      <w:r>
        <w:rPr>
          <w:sz w:val="24"/>
          <w:szCs w:val="24"/>
        </w:rPr>
        <w:t xml:space="preserve"> Conceptualization, writing – original draft preparation, data curation, supervision, and funding acquisition</w:t>
      </w:r>
    </w:p>
    <w:p w14:paraId="03A86329" w14:textId="77777777" w:rsidR="00C1497F" w:rsidRDefault="00393347">
      <w:pPr>
        <w:spacing w:after="240"/>
        <w:rPr>
          <w:sz w:val="24"/>
          <w:szCs w:val="24"/>
        </w:rPr>
      </w:pPr>
      <w:r>
        <w:rPr>
          <w:b/>
          <w:sz w:val="24"/>
          <w:szCs w:val="24"/>
        </w:rPr>
        <w:t>Competing interests:</w:t>
      </w:r>
      <w:r>
        <w:rPr>
          <w:sz w:val="24"/>
          <w:szCs w:val="24"/>
        </w:rPr>
        <w:t xml:space="preserve"> The authors declare no competing financial interests.</w:t>
      </w:r>
    </w:p>
    <w:p w14:paraId="6DF0BD03" w14:textId="77777777" w:rsidR="00C1497F" w:rsidRDefault="00393347">
      <w:pPr>
        <w:rPr>
          <w:sz w:val="24"/>
          <w:szCs w:val="24"/>
        </w:rPr>
      </w:pPr>
      <w:r>
        <w:rPr>
          <w:b/>
          <w:sz w:val="24"/>
          <w:szCs w:val="24"/>
        </w:rPr>
        <w:t>Data and materials availability:</w:t>
      </w:r>
      <w:r>
        <w:rPr>
          <w:sz w:val="24"/>
          <w:szCs w:val="24"/>
        </w:rPr>
        <w:t xml:space="preserve"> The list of samples (PP1, PP2, and metagenomic datasets) including the metadata and all the data generated for this study are available in the Zenodo repository: </w:t>
      </w:r>
      <w:hyperlink r:id="rId7">
        <w:r>
          <w:rPr>
            <w:color w:val="0000FF"/>
            <w:sz w:val="24"/>
            <w:szCs w:val="24"/>
            <w:u w:val="single"/>
          </w:rPr>
          <w:t>https://zenodo</w:t>
        </w:r>
      </w:hyperlink>
      <w:r>
        <w:rPr>
          <w:sz w:val="24"/>
          <w:szCs w:val="24"/>
        </w:rPr>
        <w:t xml:space="preserve">.org/record/5127781. All scripts used for analyses, along with the conda environments are provided on Github: </w:t>
      </w:r>
      <w:hyperlink r:id="rId8">
        <w:r>
          <w:rPr>
            <w:color w:val="0000FF"/>
            <w:sz w:val="24"/>
            <w:szCs w:val="24"/>
            <w:u w:val="single"/>
          </w:rPr>
          <w:t>https://github</w:t>
        </w:r>
      </w:hyperlink>
      <w:r>
        <w:rPr>
          <w:sz w:val="24"/>
          <w:szCs w:val="24"/>
        </w:rPr>
        <w:t>.com/Mass23/CryoBiome.</w:t>
      </w:r>
    </w:p>
    <w:p w14:paraId="479000DE" w14:textId="77777777" w:rsidR="00C1497F" w:rsidRDefault="00393347">
      <w:pPr>
        <w:spacing w:after="240"/>
        <w:rPr>
          <w:sz w:val="24"/>
          <w:szCs w:val="24"/>
        </w:rPr>
      </w:pPr>
      <w:r>
        <w:rPr>
          <w:noProof/>
          <w:sz w:val="24"/>
          <w:szCs w:val="24"/>
        </w:rPr>
        <w:lastRenderedPageBreak/>
        <w:drawing>
          <wp:inline distT="0" distB="0" distL="0" distR="0" wp14:anchorId="2AD66816" wp14:editId="567F4546">
            <wp:extent cx="5151764" cy="5087830"/>
            <wp:effectExtent l="12700" t="12700" r="17145" b="1778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151764" cy="5087830"/>
                    </a:xfrm>
                    <a:prstGeom prst="rect">
                      <a:avLst/>
                    </a:prstGeom>
                    <a:ln w="6350">
                      <a:solidFill>
                        <a:srgbClr val="000000"/>
                      </a:solidFill>
                      <a:prstDash val="solid"/>
                    </a:ln>
                  </pic:spPr>
                </pic:pic>
              </a:graphicData>
            </a:graphic>
          </wp:inline>
        </w:drawing>
      </w:r>
    </w:p>
    <w:p w14:paraId="73E4581D" w14:textId="77777777" w:rsidR="00A9570E" w:rsidRDefault="00393347" w:rsidP="00BB50CA">
      <w:pPr>
        <w:rPr>
          <w:ins w:id="71" w:author="Microsoft Office User" w:date="2022-03-01T10:29:00Z"/>
        </w:rPr>
      </w:pPr>
      <w:r>
        <w:rPr>
          <w:b/>
          <w:sz w:val="24"/>
          <w:szCs w:val="24"/>
        </w:rPr>
        <w:t xml:space="preserve">Fig. 1 A unique cryospheric microbiome. (A) </w:t>
      </w:r>
      <w:r>
        <w:rPr>
          <w:sz w:val="24"/>
          <w:szCs w:val="24"/>
        </w:rPr>
        <w:t xml:space="preserve">Geographic distribution of the 16S rRNA gene samples for the two primer pairs (PP) and metagenomes for both cryospheric and non-cryospheric ecosystems, where GPS coordinates were available on NCBI. Symbol size denotes the number of samples per site (see </w:t>
      </w:r>
      <w:r>
        <w:rPr>
          <w:i/>
          <w:sz w:val="24"/>
          <w:szCs w:val="24"/>
        </w:rPr>
        <w:t>Supplementary Information</w:t>
      </w:r>
      <w:r>
        <w:rPr>
          <w:sz w:val="24"/>
          <w:szCs w:val="24"/>
        </w:rPr>
        <w:t xml:space="preserve">). </w:t>
      </w:r>
      <w:r>
        <w:rPr>
          <w:b/>
          <w:sz w:val="24"/>
          <w:szCs w:val="24"/>
        </w:rPr>
        <w:t>(B)</w:t>
      </w:r>
      <w:r>
        <w:rPr>
          <w:sz w:val="24"/>
          <w:szCs w:val="24"/>
        </w:rPr>
        <w:t xml:space="preserve"> Phylogenetic tree based on abundant ASVs (&gt; 0.5% relative abundance in at least one sample) in the PP1 dataset. The heatmap (inner rings) shows the presence (at a &gt; 0.5% relative abundance threshold) of ASVs in the four ecosystem types of the cryosphere (ice and snow, terrestrial, coastal ocean and freshwater). The barplot (outer ring) represents the coefficient for the SVM classifier analysis, highlighting discriminating ASVs. </w:t>
      </w:r>
      <w:r>
        <w:rPr>
          <w:b/>
          <w:sz w:val="24"/>
          <w:szCs w:val="24"/>
        </w:rPr>
        <w:t xml:space="preserve">(C) </w:t>
      </w:r>
      <w:r>
        <w:rPr>
          <w:sz w:val="24"/>
          <w:szCs w:val="24"/>
        </w:rPr>
        <w:t xml:space="preserve">Sorensen’s phylogenetic index of </w:t>
      </w:r>
      <w:r>
        <w:rPr>
          <w:i/>
          <w:sz w:val="24"/>
          <w:szCs w:val="24"/>
        </w:rPr>
        <w:t>β-</w:t>
      </w:r>
      <w:r>
        <w:rPr>
          <w:sz w:val="24"/>
          <w:szCs w:val="24"/>
        </w:rPr>
        <w:t xml:space="preserve">diversity and </w:t>
      </w:r>
      <w:r>
        <w:rPr>
          <w:b/>
          <w:sz w:val="24"/>
          <w:szCs w:val="24"/>
        </w:rPr>
        <w:t>(D)</w:t>
      </w:r>
      <w:r>
        <w:rPr>
          <w:sz w:val="24"/>
          <w:szCs w:val="24"/>
        </w:rPr>
        <w:t xml:space="preserve"> </w:t>
      </w:r>
      <w:r>
        <w:rPr>
          <w:i/>
          <w:sz w:val="24"/>
          <w:szCs w:val="24"/>
        </w:rPr>
        <w:t>β-</w:t>
      </w:r>
      <w:r>
        <w:rPr>
          <w:sz w:val="24"/>
          <w:szCs w:val="24"/>
        </w:rPr>
        <w:t xml:space="preserve">MNTD calculated across pairs of samples in the cryospheric samples (Cryo-Cryo), pairs of cryospheric and non-cryospheric samples (Cryo-Others) and pairs of non-cryospheric (Others-Others) samples. The top panel (shades of blue) is for PP1, the bottom one (shades of red) for </w:t>
      </w:r>
      <w:r>
        <w:rPr>
          <w:sz w:val="24"/>
          <w:szCs w:val="24"/>
        </w:rPr>
        <w:lastRenderedPageBreak/>
        <w:t xml:space="preserve">PP2; significant relationships calculated using </w:t>
      </w:r>
      <w:r>
        <w:rPr>
          <w:i/>
          <w:sz w:val="24"/>
          <w:szCs w:val="24"/>
        </w:rPr>
        <w:t>Wilcoxon</w:t>
      </w:r>
      <w:r>
        <w:rPr>
          <w:sz w:val="24"/>
          <w:szCs w:val="24"/>
        </w:rPr>
        <w:t xml:space="preserve"> tests are highlighted with stars</w:t>
      </w:r>
      <w:ins w:id="72" w:author="Microsoft Office User" w:date="2022-03-01T10:23:00Z">
        <w:r w:rsidR="00BB50CA">
          <w:rPr>
            <w:sz w:val="24"/>
            <w:szCs w:val="24"/>
          </w:rPr>
          <w:t xml:space="preserve"> </w:t>
        </w:r>
        <w:r w:rsidR="00BB50CA">
          <w:t>(***: 0-0.001, **: 0.001-0.01, *: 0.01-0.05).</w:t>
        </w:r>
      </w:ins>
    </w:p>
    <w:p w14:paraId="7A7E2A53" w14:textId="4BB32298" w:rsidR="00C1497F" w:rsidRPr="00BB50CA" w:rsidRDefault="00A9570E" w:rsidP="00BB50CA">
      <w:pPr>
        <w:rPr>
          <w:rPrChange w:id="73" w:author="Microsoft Office User" w:date="2022-03-01T10:23:00Z">
            <w:rPr>
              <w:sz w:val="24"/>
              <w:szCs w:val="24"/>
            </w:rPr>
          </w:rPrChange>
        </w:rPr>
        <w:pPrChange w:id="74" w:author="Microsoft Office User" w:date="2022-03-01T10:23:00Z">
          <w:pPr>
            <w:spacing w:after="240"/>
          </w:pPr>
        </w:pPrChange>
      </w:pPr>
      <w:ins w:id="75" w:author="Microsoft Office User" w:date="2022-03-01T10:29:00Z">
        <w:r>
          <w:br w:type="page"/>
        </w:r>
      </w:ins>
      <w:del w:id="76" w:author="Microsoft Office User" w:date="2022-03-01T10:23:00Z">
        <w:r w:rsidR="00393347" w:rsidDel="00BB50CA">
          <w:rPr>
            <w:sz w:val="24"/>
            <w:szCs w:val="24"/>
          </w:rPr>
          <w:delText>.</w:delText>
        </w:r>
      </w:del>
    </w:p>
    <w:p w14:paraId="552A9EA6" w14:textId="77777777" w:rsidR="00C1497F" w:rsidRDefault="00393347">
      <w:pPr>
        <w:spacing w:after="240"/>
        <w:rPr>
          <w:sz w:val="24"/>
          <w:szCs w:val="24"/>
        </w:rPr>
      </w:pPr>
      <w:r>
        <w:rPr>
          <w:noProof/>
          <w:sz w:val="24"/>
          <w:szCs w:val="24"/>
        </w:rPr>
        <w:lastRenderedPageBreak/>
        <w:drawing>
          <wp:inline distT="0" distB="0" distL="0" distR="0" wp14:anchorId="5671E68C" wp14:editId="711512A6">
            <wp:extent cx="5699037" cy="2847003"/>
            <wp:effectExtent l="12700" t="12700" r="16510" b="10795"/>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699037" cy="2847003"/>
                    </a:xfrm>
                    <a:prstGeom prst="rect">
                      <a:avLst/>
                    </a:prstGeom>
                    <a:ln w="6350">
                      <a:solidFill>
                        <a:srgbClr val="000000"/>
                      </a:solidFill>
                      <a:prstDash val="solid"/>
                    </a:ln>
                  </pic:spPr>
                </pic:pic>
              </a:graphicData>
            </a:graphic>
          </wp:inline>
        </w:drawing>
      </w:r>
    </w:p>
    <w:p w14:paraId="5F1520BE" w14:textId="5A92D320" w:rsidR="00C1497F" w:rsidRDefault="00393347">
      <w:pPr>
        <w:spacing w:after="240"/>
        <w:rPr>
          <w:sz w:val="24"/>
          <w:szCs w:val="24"/>
        </w:rPr>
      </w:pPr>
      <w:r>
        <w:rPr>
          <w:b/>
          <w:sz w:val="24"/>
          <w:szCs w:val="24"/>
        </w:rPr>
        <w:t>Fig. 2 Cryospheric genera and shared genomic properties</w:t>
      </w:r>
      <w:r>
        <w:rPr>
          <w:sz w:val="24"/>
          <w:szCs w:val="24"/>
        </w:rPr>
        <w:t>.</w:t>
      </w:r>
      <w:r>
        <w:rPr>
          <w:b/>
          <w:sz w:val="24"/>
          <w:szCs w:val="24"/>
        </w:rPr>
        <w:t xml:space="preserve"> (A)</w:t>
      </w:r>
      <w:r>
        <w:rPr>
          <w:sz w:val="24"/>
          <w:szCs w:val="24"/>
        </w:rPr>
        <w:t xml:space="preserve"> Taxonomic tree representing the number of cryospheric genera per taxon. Only taxa containing at least two cryospheric genera are shown (down to the class level). </w:t>
      </w:r>
      <w:r>
        <w:rPr>
          <w:b/>
          <w:sz w:val="24"/>
          <w:szCs w:val="24"/>
        </w:rPr>
        <w:t>(B)</w:t>
      </w:r>
      <w:r>
        <w:rPr>
          <w:sz w:val="24"/>
          <w:szCs w:val="24"/>
        </w:rPr>
        <w:t xml:space="preserve"> Bar plot showing the bacterial genera significantly enriched in the cryosphere with the highest </w:t>
      </w:r>
      <w:r>
        <w:rPr>
          <w:i/>
          <w:sz w:val="24"/>
          <w:szCs w:val="24"/>
        </w:rPr>
        <w:t xml:space="preserve">CLR mean </w:t>
      </w:r>
      <w:r>
        <w:rPr>
          <w:sz w:val="24"/>
          <w:szCs w:val="24"/>
        </w:rPr>
        <w:t>difference. The colours represent the phylum level taxonomic classification.</w:t>
      </w:r>
    </w:p>
    <w:p w14:paraId="4895FC14" w14:textId="77777777" w:rsidR="00C1497F" w:rsidRDefault="00393347">
      <w:pPr>
        <w:spacing w:after="240"/>
        <w:rPr>
          <w:b/>
          <w:sz w:val="24"/>
          <w:szCs w:val="24"/>
        </w:rPr>
      </w:pPr>
      <w:r>
        <w:br w:type="page"/>
      </w:r>
    </w:p>
    <w:p w14:paraId="3CF46A0D" w14:textId="77777777" w:rsidR="00C1497F" w:rsidRDefault="00393347">
      <w:pPr>
        <w:spacing w:after="240"/>
        <w:rPr>
          <w:b/>
          <w:sz w:val="24"/>
          <w:szCs w:val="24"/>
        </w:rPr>
      </w:pPr>
      <w:r>
        <w:rPr>
          <w:b/>
          <w:noProof/>
          <w:sz w:val="24"/>
          <w:szCs w:val="24"/>
        </w:rPr>
        <w:lastRenderedPageBreak/>
        <w:drawing>
          <wp:inline distT="0" distB="0" distL="0" distR="0" wp14:anchorId="0DB7AC99" wp14:editId="6D9ACB5C">
            <wp:extent cx="5649416" cy="4136093"/>
            <wp:effectExtent l="12700" t="12700" r="15240" b="17145"/>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649416" cy="4136093"/>
                    </a:xfrm>
                    <a:prstGeom prst="rect">
                      <a:avLst/>
                    </a:prstGeom>
                    <a:ln w="6350">
                      <a:solidFill>
                        <a:srgbClr val="000000"/>
                      </a:solidFill>
                      <a:prstDash val="solid"/>
                    </a:ln>
                  </pic:spPr>
                </pic:pic>
              </a:graphicData>
            </a:graphic>
          </wp:inline>
        </w:drawing>
      </w:r>
    </w:p>
    <w:p w14:paraId="079545F3" w14:textId="3D957794" w:rsidR="00C1497F" w:rsidRDefault="00393347">
      <w:pPr>
        <w:spacing w:after="240"/>
        <w:rPr>
          <w:b/>
          <w:sz w:val="24"/>
          <w:szCs w:val="24"/>
        </w:rPr>
      </w:pPr>
      <w:r>
        <w:rPr>
          <w:b/>
          <w:sz w:val="24"/>
          <w:szCs w:val="24"/>
        </w:rPr>
        <w:t>Fig. 3</w:t>
      </w:r>
      <w:r>
        <w:rPr>
          <w:sz w:val="24"/>
          <w:szCs w:val="24"/>
        </w:rPr>
        <w:t xml:space="preserve"> </w:t>
      </w:r>
      <w:r>
        <w:rPr>
          <w:b/>
          <w:sz w:val="24"/>
          <w:szCs w:val="24"/>
        </w:rPr>
        <w:t>Microbiome structure across various cryospheric ecosystems.</w:t>
      </w:r>
      <w:r>
        <w:rPr>
          <w:sz w:val="24"/>
          <w:szCs w:val="24"/>
        </w:rPr>
        <w:t xml:space="preserve"> </w:t>
      </w:r>
      <w:r>
        <w:rPr>
          <w:b/>
          <w:sz w:val="24"/>
          <w:szCs w:val="24"/>
        </w:rPr>
        <w:t>(A)</w:t>
      </w:r>
      <w:r>
        <w:rPr>
          <w:sz w:val="24"/>
          <w:szCs w:val="24"/>
        </w:rPr>
        <w:t xml:space="preserve"> The probability of presence of members of the core microbiome is shown across cryospheric environments. Colours and facets separate phylum-level taxonomic affiliation. </w:t>
      </w:r>
      <w:r>
        <w:rPr>
          <w:b/>
          <w:sz w:val="24"/>
          <w:szCs w:val="24"/>
        </w:rPr>
        <w:t>(B)</w:t>
      </w:r>
      <w:r>
        <w:rPr>
          <w:sz w:val="24"/>
          <w:szCs w:val="24"/>
        </w:rPr>
        <w:t xml:space="preserve"> Unconstrained ordination showing differences (Bray-Curtis dissimilarity) of bacterial communities among different cryospheric ecosystems</w:t>
      </w:r>
      <w:r w:rsidR="00EB407F">
        <w:rPr>
          <w:sz w:val="24"/>
          <w:szCs w:val="24"/>
        </w:rPr>
        <w:t xml:space="preserve"> (k=2, stress=0.206)</w:t>
      </w:r>
      <w:r>
        <w:rPr>
          <w:sz w:val="24"/>
          <w:szCs w:val="24"/>
        </w:rPr>
        <w:t xml:space="preserve">. Hulls demark 95% confidence intervals for a multivariate t distribution for the respective ecosystem types.  </w:t>
      </w:r>
      <w:r>
        <w:rPr>
          <w:b/>
          <w:sz w:val="24"/>
          <w:szCs w:val="24"/>
        </w:rPr>
        <w:t>(C)</w:t>
      </w:r>
      <w:r>
        <w:rPr>
          <w:sz w:val="24"/>
          <w:szCs w:val="24"/>
        </w:rPr>
        <w:t xml:space="preserve"> </w:t>
      </w:r>
      <w:ins w:id="77" w:author="Microsoft Office User" w:date="2022-03-01T15:40:00Z">
        <w:r w:rsidR="007C32CA">
          <w:rPr>
            <w:sz w:val="24"/>
            <w:szCs w:val="24"/>
          </w:rPr>
          <w:t>Mean r</w:t>
        </w:r>
      </w:ins>
      <w:del w:id="78" w:author="Microsoft Office User" w:date="2022-03-01T15:40:00Z">
        <w:r w:rsidDel="007C32CA">
          <w:rPr>
            <w:sz w:val="24"/>
            <w:szCs w:val="24"/>
          </w:rPr>
          <w:delText>R</w:delText>
        </w:r>
      </w:del>
      <w:r>
        <w:rPr>
          <w:sz w:val="24"/>
          <w:szCs w:val="24"/>
        </w:rPr>
        <w:t>elative abundance (in percentage) of core</w:t>
      </w:r>
      <w:ins w:id="79" w:author="Microsoft Office User" w:date="2022-03-01T15:40:00Z">
        <w:r w:rsidR="00CD60BF">
          <w:rPr>
            <w:sz w:val="24"/>
            <w:szCs w:val="24"/>
          </w:rPr>
          <w:t>/</w:t>
        </w:r>
      </w:ins>
      <w:del w:id="80" w:author="Microsoft Office User" w:date="2022-03-01T15:39:00Z">
        <w:r w:rsidDel="00CD60BF">
          <w:rPr>
            <w:sz w:val="24"/>
            <w:szCs w:val="24"/>
          </w:rPr>
          <w:delText xml:space="preserve"> and </w:delText>
        </w:r>
      </w:del>
      <w:r>
        <w:rPr>
          <w:sz w:val="24"/>
          <w:szCs w:val="24"/>
        </w:rPr>
        <w:t>ancillary</w:t>
      </w:r>
      <w:ins w:id="81" w:author="Microsoft Office User" w:date="2022-03-01T15:40:00Z">
        <w:r w:rsidR="00CD60BF">
          <w:rPr>
            <w:sz w:val="24"/>
            <w:szCs w:val="24"/>
          </w:rPr>
          <w:t xml:space="preserve"> and</w:t>
        </w:r>
      </w:ins>
      <w:ins w:id="82" w:author="Microsoft Office User" w:date="2022-03-01T15:39:00Z">
        <w:r w:rsidR="00CD60BF">
          <w:rPr>
            <w:sz w:val="24"/>
            <w:szCs w:val="24"/>
          </w:rPr>
          <w:t xml:space="preserve"> </w:t>
        </w:r>
      </w:ins>
      <w:del w:id="83" w:author="Microsoft Office User" w:date="2022-03-01T15:39:00Z">
        <w:r w:rsidDel="00CD60BF">
          <w:rPr>
            <w:sz w:val="24"/>
            <w:szCs w:val="24"/>
          </w:rPr>
          <w:delText xml:space="preserve"> and </w:delText>
        </w:r>
      </w:del>
      <w:del w:id="84" w:author="Microsoft Office User" w:date="2022-03-01T15:40:00Z">
        <w:r w:rsidDel="00CD60BF">
          <w:rPr>
            <w:sz w:val="24"/>
            <w:szCs w:val="24"/>
          </w:rPr>
          <w:delText>‘</w:delText>
        </w:r>
      </w:del>
      <w:r>
        <w:rPr>
          <w:sz w:val="24"/>
          <w:szCs w:val="24"/>
        </w:rPr>
        <w:t>cryospheric</w:t>
      </w:r>
      <w:ins w:id="85" w:author="Microsoft Office User" w:date="2022-03-01T15:40:00Z">
        <w:r w:rsidR="00CD60BF">
          <w:rPr>
            <w:sz w:val="24"/>
            <w:szCs w:val="24"/>
          </w:rPr>
          <w:t>/</w:t>
        </w:r>
      </w:ins>
      <w:del w:id="86" w:author="Microsoft Office User" w:date="2022-03-01T15:40:00Z">
        <w:r w:rsidDel="00CD60BF">
          <w:rPr>
            <w:sz w:val="24"/>
            <w:szCs w:val="24"/>
          </w:rPr>
          <w:delText>’ and ‘</w:delText>
        </w:r>
      </w:del>
      <w:r>
        <w:rPr>
          <w:sz w:val="24"/>
          <w:szCs w:val="24"/>
        </w:rPr>
        <w:t>others</w:t>
      </w:r>
      <w:del w:id="87" w:author="Microsoft Office User" w:date="2022-03-01T15:40:00Z">
        <w:r w:rsidDel="00CD60BF">
          <w:rPr>
            <w:sz w:val="24"/>
            <w:szCs w:val="24"/>
          </w:rPr>
          <w:delText>’</w:delText>
        </w:r>
      </w:del>
      <w:r>
        <w:rPr>
          <w:sz w:val="24"/>
          <w:szCs w:val="24"/>
        </w:rPr>
        <w:t xml:space="preserve"> bacterial genera across the four ecosystem types and the two primer pairs.</w:t>
      </w:r>
    </w:p>
    <w:p w14:paraId="04A92ADC" w14:textId="77777777" w:rsidR="00C1497F" w:rsidRDefault="00393347">
      <w:pPr>
        <w:spacing w:after="240"/>
        <w:rPr>
          <w:b/>
          <w:sz w:val="24"/>
          <w:szCs w:val="24"/>
        </w:rPr>
      </w:pPr>
      <w:r>
        <w:rPr>
          <w:b/>
          <w:noProof/>
          <w:sz w:val="24"/>
          <w:szCs w:val="24"/>
        </w:rPr>
        <w:lastRenderedPageBreak/>
        <w:drawing>
          <wp:inline distT="0" distB="0" distL="0" distR="0" wp14:anchorId="73CDDD7B" wp14:editId="15D1B72C">
            <wp:extent cx="3274211" cy="5238739"/>
            <wp:effectExtent l="12700" t="12700" r="15240" b="6985"/>
            <wp:docPr id="5" name="image1.jpg"/>
            <wp:cNvGraphicFramePr/>
            <a:graphic xmlns:a="http://schemas.openxmlformats.org/drawingml/2006/main">
              <a:graphicData uri="http://schemas.openxmlformats.org/drawingml/2006/picture">
                <pic:pic xmlns:pic="http://schemas.openxmlformats.org/drawingml/2006/picture">
                  <pic:nvPicPr>
                    <pic:cNvPr id="5" name="image1.jp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3274211" cy="5238739"/>
                    </a:xfrm>
                    <a:prstGeom prst="rect">
                      <a:avLst/>
                    </a:prstGeom>
                    <a:ln w="6350">
                      <a:solidFill>
                        <a:srgbClr val="000000"/>
                      </a:solidFill>
                      <a:prstDash val="solid"/>
                    </a:ln>
                  </pic:spPr>
                </pic:pic>
              </a:graphicData>
            </a:graphic>
          </wp:inline>
        </w:drawing>
      </w:r>
    </w:p>
    <w:p w14:paraId="68DDFA82" w14:textId="3B89352D" w:rsidR="00C1497F" w:rsidRDefault="00393347">
      <w:pPr>
        <w:spacing w:after="240"/>
        <w:rPr>
          <w:sz w:val="24"/>
          <w:szCs w:val="24"/>
        </w:rPr>
      </w:pPr>
      <w:bookmarkStart w:id="88" w:name="_2et92p0" w:colFirst="0" w:colLast="0"/>
      <w:bookmarkEnd w:id="88"/>
      <w:r>
        <w:rPr>
          <w:b/>
          <w:sz w:val="24"/>
          <w:szCs w:val="24"/>
        </w:rPr>
        <w:t>Fig. 4 Functional enrichment analysis and taxonomy of enriched functions</w:t>
      </w:r>
      <w:r>
        <w:rPr>
          <w:sz w:val="24"/>
          <w:szCs w:val="24"/>
        </w:rPr>
        <w:t xml:space="preserve">. </w:t>
      </w:r>
      <w:r>
        <w:rPr>
          <w:b/>
          <w:sz w:val="24"/>
          <w:szCs w:val="24"/>
        </w:rPr>
        <w:t>(A)</w:t>
      </w:r>
      <w:r>
        <w:rPr>
          <w:sz w:val="24"/>
          <w:szCs w:val="24"/>
        </w:rPr>
        <w:t xml:space="preserve"> Prevalence and number of enriched KOs in cryospheric samples across bacterial genera. The shading represents the ‘cryospheric’ and ‘others’ bacterial genera whereas symbol size represents the number of contigs taxonomically assigned to the respective genus within cryospheric metagenomes. The insert represents the distribution of the number of contigs harbouring cryospheric enriched KOs across the ‘cryospheric’ and ‘others’ genera. </w:t>
      </w:r>
      <w:r>
        <w:rPr>
          <w:b/>
          <w:sz w:val="24"/>
          <w:szCs w:val="24"/>
        </w:rPr>
        <w:t>(B)</w:t>
      </w:r>
      <w:r>
        <w:rPr>
          <w:sz w:val="24"/>
          <w:szCs w:val="24"/>
        </w:rPr>
        <w:t xml:space="preserve"> Heatmap representing the completion of pathways across cryospheric samples based </w:t>
      </w:r>
      <w:ins w:id="89" w:author="Microsoft Office User" w:date="2022-03-01T15:39:00Z">
        <w:r w:rsidR="00EB79EC">
          <w:rPr>
            <w:sz w:val="24"/>
            <w:szCs w:val="24"/>
          </w:rPr>
          <w:t xml:space="preserve">only </w:t>
        </w:r>
      </w:ins>
      <w:del w:id="90" w:author="Microsoft Office User" w:date="2022-03-01T15:39:00Z">
        <w:r w:rsidDel="00EB79EC">
          <w:rPr>
            <w:sz w:val="24"/>
            <w:szCs w:val="24"/>
          </w:rPr>
          <w:delText>only</w:delText>
        </w:r>
      </w:del>
      <w:ins w:id="91" w:author="Microsoft Office User" w:date="2022-03-01T15:39:00Z">
        <w:r w:rsidR="00EF178B">
          <w:rPr>
            <w:sz w:val="24"/>
            <w:szCs w:val="24"/>
          </w:rPr>
          <w:t>on</w:t>
        </w:r>
      </w:ins>
      <w:r>
        <w:rPr>
          <w:sz w:val="24"/>
          <w:szCs w:val="24"/>
        </w:rPr>
        <w:t xml:space="preserve"> the KOs enriched in the cryosphere. </w:t>
      </w:r>
    </w:p>
    <w:p w14:paraId="26E03D19" w14:textId="77777777" w:rsidR="00C1497F" w:rsidRDefault="00393347">
      <w:pPr>
        <w:jc w:val="left"/>
        <w:rPr>
          <w:sz w:val="24"/>
          <w:szCs w:val="24"/>
        </w:rPr>
      </w:pPr>
      <w:r>
        <w:br w:type="page"/>
      </w:r>
    </w:p>
    <w:p w14:paraId="0394A2D4" w14:textId="77777777" w:rsidR="00C1497F" w:rsidRDefault="00393347">
      <w:pPr>
        <w:spacing w:after="240"/>
        <w:rPr>
          <w:sz w:val="24"/>
          <w:szCs w:val="24"/>
        </w:rPr>
      </w:pPr>
      <w:r>
        <w:rPr>
          <w:b/>
          <w:sz w:val="24"/>
          <w:szCs w:val="24"/>
        </w:rPr>
        <w:lastRenderedPageBreak/>
        <w:t>Table. 1 Description of the gene sequences clustering approach</w:t>
      </w:r>
      <w:r>
        <w:rPr>
          <w:sz w:val="24"/>
          <w:szCs w:val="24"/>
        </w:rPr>
        <w:t>. Table summarising the 12’125 largest gene sequence clusters present in at least two samples. The annotation refers to the assignment of the genes to one KEGG Orthologous group (KO), multiple KOs or unassigned (Ambiguous) and only unassigned (Unassigned). Distribution of ‘assigned’ (KEGG), ‘ambiguous’ and ‘unassigned’ functional gene clusters highlighting the bias against cryospheric gene clusters. ‘Shared’ refers to the representatives of both categories of samples contained gene sequences in the cluster. The number of clusters is shown, along with the proportion of clusters having a consensus sequence matching the UniProt database.</w:t>
      </w:r>
      <w:r>
        <w:rPr>
          <w:noProof/>
        </w:rPr>
        <w:drawing>
          <wp:anchor distT="0" distB="3175" distL="114300" distR="114300" simplePos="0" relativeHeight="251658240" behindDoc="0" locked="0" layoutInCell="1" hidden="0" allowOverlap="1" wp14:anchorId="6A775FB2" wp14:editId="009F113A">
            <wp:simplePos x="0" y="0"/>
            <wp:positionH relativeFrom="column">
              <wp:posOffset>637774</wp:posOffset>
            </wp:positionH>
            <wp:positionV relativeFrom="paragraph">
              <wp:posOffset>24130</wp:posOffset>
            </wp:positionV>
            <wp:extent cx="4294505" cy="2238375"/>
            <wp:effectExtent l="12700" t="12700" r="12700" b="12700"/>
            <wp:wrapTopAndBottom distT="0" distB="3175"/>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l="13085" t="19552" r="12150" b="19222"/>
                    <a:stretch>
                      <a:fillRect/>
                    </a:stretch>
                  </pic:blipFill>
                  <pic:spPr>
                    <a:xfrm>
                      <a:off x="0" y="0"/>
                      <a:ext cx="4294505" cy="2238375"/>
                    </a:xfrm>
                    <a:prstGeom prst="rect">
                      <a:avLst/>
                    </a:prstGeom>
                    <a:ln w="12700">
                      <a:solidFill>
                        <a:srgbClr val="000000"/>
                      </a:solidFill>
                      <a:prstDash val="solid"/>
                    </a:ln>
                  </pic:spPr>
                </pic:pic>
              </a:graphicData>
            </a:graphic>
          </wp:anchor>
        </w:drawing>
      </w:r>
    </w:p>
    <w:p w14:paraId="78376213" w14:textId="77777777" w:rsidR="00C1497F" w:rsidRDefault="00393347">
      <w:pPr>
        <w:spacing w:before="0" w:line="240" w:lineRule="auto"/>
        <w:jc w:val="left"/>
        <w:rPr>
          <w:sz w:val="24"/>
          <w:szCs w:val="24"/>
        </w:rPr>
      </w:pPr>
      <w:r>
        <w:br w:type="page"/>
      </w:r>
    </w:p>
    <w:p w14:paraId="7FBA628B" w14:textId="77777777" w:rsidR="00C1497F" w:rsidRDefault="00393347">
      <w:pPr>
        <w:keepNext/>
        <w:pBdr>
          <w:top w:val="nil"/>
          <w:left w:val="nil"/>
          <w:bottom w:val="nil"/>
          <w:right w:val="nil"/>
          <w:between w:val="nil"/>
        </w:pBdr>
        <w:spacing w:before="360" w:after="60"/>
        <w:jc w:val="left"/>
        <w:rPr>
          <w:b/>
          <w:color w:val="000000"/>
          <w:sz w:val="32"/>
          <w:szCs w:val="32"/>
        </w:rPr>
      </w:pPr>
      <w:r>
        <w:rPr>
          <w:b/>
          <w:color w:val="000000"/>
          <w:sz w:val="32"/>
          <w:szCs w:val="32"/>
        </w:rPr>
        <w:lastRenderedPageBreak/>
        <w:t>Methods</w:t>
      </w:r>
    </w:p>
    <w:p w14:paraId="2C636136" w14:textId="0BDA29AB" w:rsidR="00C1497F" w:rsidRDefault="00393347">
      <w:pPr>
        <w:pBdr>
          <w:top w:val="nil"/>
          <w:left w:val="nil"/>
          <w:bottom w:val="nil"/>
          <w:right w:val="nil"/>
          <w:between w:val="nil"/>
        </w:pBdr>
        <w:rPr>
          <w:b/>
          <w:color w:val="000000"/>
          <w:sz w:val="24"/>
          <w:szCs w:val="24"/>
        </w:rPr>
      </w:pPr>
      <w:r>
        <w:rPr>
          <w:b/>
          <w:color w:val="000000"/>
          <w:sz w:val="24"/>
          <w:szCs w:val="24"/>
        </w:rPr>
        <w:t xml:space="preserve">16S rRNA Datasets. </w:t>
      </w:r>
      <w:r>
        <w:rPr>
          <w:color w:val="000000"/>
          <w:sz w:val="24"/>
          <w:szCs w:val="24"/>
        </w:rPr>
        <w:t>Two primer pairs typically used in microbial ecology targeting the prokaryotic 16S rRNA were assessed: 341f-785r and 515f-806r. They will be referred to as Primer Pair 1 (PP1)</w:t>
      </w:r>
      <w:r w:rsidR="009F28B9">
        <w:rPr>
          <w:color w:val="000000"/>
          <w:sz w:val="24"/>
          <w:szCs w:val="24"/>
        </w:rPr>
        <w:fldChar w:fldCharType="begin"/>
      </w:r>
      <w:r w:rsidR="009F28B9">
        <w:rPr>
          <w:color w:val="000000"/>
          <w:sz w:val="24"/>
          <w:szCs w:val="24"/>
        </w:rPr>
        <w:instrText xml:space="preserve"> ADDIN ZOTERO_ITEM CSL_CITATION {"citationID":"ZJCk4GmZ","properties":{"formattedCitation":"\\super 16\\nosupersub{}","plainCitation":"16","noteIndex":0},"citationItems":[{"id":3450,"uris":["http://zotero.org/users/7217550/items/TER6FFF6"],"uri":["http://zotero.org/users/7217550/items/TER6FFF6"],"itemData":{"id":3450,"type":"article-journal","abstract":"Abstract.  16S ribosomal RNA gene (rDNA) amplicon analysis remains the standard approach for the cultivation-independent investigation of microbial diversity. T","container-title":"Nucleic Acids Research","DOI":"10.1093/nar/gks808","ISSN":"0305-1048","issue":"1","journalAbbreviation":"Nucleic Acids Res","language":"en","page":"e1-e1","source":"academic.oup.com","title":"Evaluation of general 16S ribosomal RNA gene PCR primers for classical and next-generation sequencing-based diversity studies","volume":"41","author":[{"family":"Klindworth","given":"Anna"},{"family":"Pruesse","given":"Elmar"},{"family":"Schweer","given":"Timmy"},{"family":"Peplies","given":"Jörg"},{"family":"Quast","given":"Christian"},{"family":"Horn","given":"Matthias"},{"family":"Glöckner","given":"Frank Oliver"}],"issued":{"date-parts":[["2013",1,1]]}}}],"schema":"https://github.com/citation-style-language/schema/raw/master/csl-citation.json"} </w:instrText>
      </w:r>
      <w:r w:rsidR="009F28B9">
        <w:rPr>
          <w:color w:val="000000"/>
          <w:sz w:val="24"/>
          <w:szCs w:val="24"/>
        </w:rPr>
        <w:fldChar w:fldCharType="separate"/>
      </w:r>
      <w:r w:rsidR="009F28B9" w:rsidRPr="009F28B9">
        <w:rPr>
          <w:color w:val="000000"/>
          <w:sz w:val="24"/>
          <w:vertAlign w:val="superscript"/>
        </w:rPr>
        <w:t>16</w:t>
      </w:r>
      <w:r w:rsidR="009F28B9">
        <w:rPr>
          <w:color w:val="000000"/>
          <w:sz w:val="24"/>
          <w:szCs w:val="24"/>
        </w:rPr>
        <w:fldChar w:fldCharType="end"/>
      </w:r>
      <w:del w:id="92" w:author="Microsoft Office User" w:date="2022-03-01T15:38:00Z">
        <w:r w:rsidR="009F28B9" w:rsidDel="00EA04AA">
          <w:rPr>
            <w:color w:val="000000"/>
            <w:sz w:val="24"/>
            <w:szCs w:val="24"/>
          </w:rPr>
          <w:delText>k</w:delText>
        </w:r>
      </w:del>
      <w:del w:id="93" w:author="Microsoft Office User" w:date="2022-02-25T17:09:00Z">
        <w:r w:rsidDel="009F28B9">
          <w:rPr>
            <w:color w:val="000000"/>
            <w:vertAlign w:val="superscript"/>
          </w:rPr>
          <w:delText>16</w:delText>
        </w:r>
      </w:del>
      <w:r>
        <w:rPr>
          <w:color w:val="000000"/>
          <w:sz w:val="24"/>
          <w:szCs w:val="24"/>
        </w:rPr>
        <w:t xml:space="preserve"> and Primer Pair 2 (PP2)</w:t>
      </w:r>
      <w:r w:rsidR="009F28B9">
        <w:rPr>
          <w:color w:val="000000"/>
          <w:sz w:val="24"/>
          <w:szCs w:val="24"/>
        </w:rPr>
        <w:fldChar w:fldCharType="begin"/>
      </w:r>
      <w:r w:rsidR="009F28B9">
        <w:rPr>
          <w:color w:val="000000"/>
          <w:sz w:val="24"/>
          <w:szCs w:val="24"/>
        </w:rPr>
        <w:instrText xml:space="preserve"> ADDIN ZOTERO_ITEM CSL_CITATION {"citationID":"6JAFjTA6","properties":{"formattedCitation":"\\super 15\\nosupersub{}","plainCitation":"15","noteIndex":0},"citationItems":[{"id":1090,"uris":["http://zotero.org/users/7217550/items/D6TQUPGI"],"uri":["http://zotero.org/users/7217550/items/D6TQUPGI"],"itemData":{"id":1090,"type":"article-journal","abstract":"DNA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amplicons.","container-title":"The ISME Journal","DOI":"10.1038/ismej.2012.8","ISSN":"1751-7370","issue":"8","language":"en","page":"1621-1624","source":"www.nature.com","title":"Ultra-high-throughput microbial community analysis on the Illumina HiSeq and MiSeq platforms","volume":"6","author":[{"family":"Caporaso","given":"J.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A."},{"family":"Smith","given":"Geoff"},{"family":"Knight","given":"Rob"}],"issued":{"date-parts":[["2012",8]]}}}],"schema":"https://github.com/citation-style-language/schema/raw/master/csl-citation.json"} </w:instrText>
      </w:r>
      <w:r w:rsidR="009F28B9">
        <w:rPr>
          <w:color w:val="000000"/>
          <w:sz w:val="24"/>
          <w:szCs w:val="24"/>
        </w:rPr>
        <w:fldChar w:fldCharType="separate"/>
      </w:r>
      <w:r w:rsidR="009F28B9" w:rsidRPr="009F28B9">
        <w:rPr>
          <w:color w:val="000000"/>
          <w:sz w:val="24"/>
          <w:vertAlign w:val="superscript"/>
        </w:rPr>
        <w:t>15</w:t>
      </w:r>
      <w:r w:rsidR="009F28B9">
        <w:rPr>
          <w:color w:val="000000"/>
          <w:sz w:val="24"/>
          <w:szCs w:val="24"/>
        </w:rPr>
        <w:fldChar w:fldCharType="end"/>
      </w:r>
      <w:del w:id="94" w:author="Microsoft Office User" w:date="2022-02-25T17:09:00Z">
        <w:r w:rsidDel="009F28B9">
          <w:rPr>
            <w:color w:val="000000"/>
            <w:vertAlign w:val="superscript"/>
          </w:rPr>
          <w:delText>15</w:delText>
        </w:r>
      </w:del>
      <w:r>
        <w:rPr>
          <w:color w:val="000000"/>
          <w:sz w:val="24"/>
          <w:szCs w:val="24"/>
        </w:rPr>
        <w:t>, respectively. All articles citing the PP1 and PP2 reference articles were retrieved using Web of Science (All databases, searched on the 7</w:t>
      </w:r>
      <w:r>
        <w:rPr>
          <w:color w:val="000000"/>
          <w:sz w:val="14"/>
          <w:szCs w:val="14"/>
          <w:vertAlign w:val="superscript"/>
        </w:rPr>
        <w:t>th</w:t>
      </w:r>
      <w:r>
        <w:rPr>
          <w:color w:val="000000"/>
          <w:sz w:val="24"/>
          <w:szCs w:val="24"/>
        </w:rPr>
        <w:t xml:space="preserve"> of December 2019, 1727 articles). The first selection based on title and abstract was performed as described herein. Only studies having sequenced environmental samples were kept. Simultaneously, studies assessing pollution or contamination and involving major climatic or ecological events, </w:t>
      </w:r>
      <w:del w:id="95" w:author="Microsoft Office User" w:date="2022-03-01T10:00:00Z">
        <w:r w:rsidDel="0078638D">
          <w:rPr>
            <w:color w:val="000000"/>
            <w:sz w:val="24"/>
            <w:szCs w:val="24"/>
          </w:rPr>
          <w:delText>e.g.</w:delText>
        </w:r>
      </w:del>
      <w:ins w:id="96" w:author="Microsoft Office User" w:date="2022-03-01T10:00:00Z">
        <w:r w:rsidR="0078638D">
          <w:rPr>
            <w:color w:val="000000"/>
            <w:sz w:val="24"/>
            <w:szCs w:val="24"/>
          </w:rPr>
          <w:t>e.g.</w:t>
        </w:r>
      </w:ins>
      <w:r>
        <w:rPr>
          <w:color w:val="000000"/>
          <w:sz w:val="24"/>
          <w:szCs w:val="24"/>
        </w:rPr>
        <w:t xml:space="preserve"> storms or blooms, were removed. Thereafter, a second selection was performed based on the whole article, assessing technical criterions. Only studies using the aforementioned primer pairs, Illumina paired-end sequencing and having available data were kept; and the corresponding NCBI bioproject accessions were extracted. At a later stage, a few studies meeting the filtering criteria but not included in the Web of Science search were added. </w:t>
      </w:r>
    </w:p>
    <w:p w14:paraId="7B95320D" w14:textId="410F507F" w:rsidR="00C1497F" w:rsidRDefault="00393347">
      <w:pPr>
        <w:rPr>
          <w:sz w:val="24"/>
          <w:szCs w:val="24"/>
        </w:rPr>
      </w:pPr>
      <w:r>
        <w:rPr>
          <w:sz w:val="24"/>
          <w:szCs w:val="24"/>
        </w:rPr>
        <w:t>The raw sequencing (fastq) data were downloaded using the ENA browser (European Nucleotide Archive</w:t>
      </w:r>
      <w:r>
        <w:t xml:space="preserve"> ; </w:t>
      </w:r>
      <w:hyperlink r:id="rId14">
        <w:r>
          <w:rPr>
            <w:color w:val="0000FF"/>
            <w:sz w:val="24"/>
            <w:szCs w:val="24"/>
            <w:u w:val="single"/>
          </w:rPr>
          <w:t>www.ebi.ac.uk/ena/browser/</w:t>
        </w:r>
      </w:hyperlink>
      <w:r>
        <w:rPr>
          <w:sz w:val="24"/>
          <w:szCs w:val="24"/>
        </w:rPr>
        <w:t>). At this stage, only the control samples were downloaded for experimental studies. The read files were filtered as follows: First, Trimmomatic was used to remove low quality reads, truncating the reads at the first instance of a sliding-window (5bp) having a mean quality below 15</w:t>
      </w:r>
      <w:r w:rsidR="009F28B9">
        <w:rPr>
          <w:sz w:val="24"/>
          <w:szCs w:val="24"/>
        </w:rPr>
        <w:fldChar w:fldCharType="begin"/>
      </w:r>
      <w:r w:rsidR="009F28B9">
        <w:rPr>
          <w:sz w:val="24"/>
          <w:szCs w:val="24"/>
        </w:rPr>
        <w:instrText xml:space="preserve"> ADDIN ZOTERO_ITEM CSL_CITATION {"citationID":"Znn94aQX","properties":{"formattedCitation":"\\super 45\\nosupersub{}","plainCitation":"45","noteIndex":0},"citationItems":[{"id":1095,"uris":["http://zotero.org/users/7217550/items/MA3EXZWW"],"uri":["http://zotero.org/users/7217550/items/MA3EXZWW"],"itemData":{"id":1095,"type":"article-journal","abstract":"Abstract.  Motivation: Although many next-generation sequencing (NGS) read preprocessing tools already existed, we could not find any tool or combination of too","container-title":"Bioinformatics","DOI":"10.1093/bioinformatics/btu170","ISSN":"1367-4803","issue":"15","journalAbbreviation":"Bioinformatics","language":"en","page":"2114-2120","source":"academic.oup.com","title":"Trimmomatic: a flexible trimmer for Illumina sequence data","title-short":"Trimmomatic","volume":"30","author":[{"family":"Bolger","given":"Anthony M."},{"family":"Lohse","given":"Marc"},{"family":"Usadel","given":"Bjoern"}],"issued":{"date-parts":[["2014",8,1]]}}}],"schema":"https://github.com/citation-style-language/schema/raw/master/csl-citation.json"} </w:instrText>
      </w:r>
      <w:r w:rsidR="009F28B9">
        <w:rPr>
          <w:sz w:val="24"/>
          <w:szCs w:val="24"/>
        </w:rPr>
        <w:fldChar w:fldCharType="separate"/>
      </w:r>
      <w:r w:rsidR="009F28B9" w:rsidRPr="009F28B9">
        <w:rPr>
          <w:sz w:val="24"/>
          <w:vertAlign w:val="superscript"/>
        </w:rPr>
        <w:t>45</w:t>
      </w:r>
      <w:r w:rsidR="009F28B9">
        <w:rPr>
          <w:sz w:val="24"/>
          <w:szCs w:val="24"/>
        </w:rPr>
        <w:fldChar w:fldCharType="end"/>
      </w:r>
      <w:del w:id="97" w:author="Microsoft Office User" w:date="2022-02-25T17:09:00Z">
        <w:r w:rsidDel="009F28B9">
          <w:rPr>
            <w:sz w:val="24"/>
            <w:szCs w:val="24"/>
            <w:vertAlign w:val="superscript"/>
          </w:rPr>
          <w:delText>43</w:delText>
        </w:r>
      </w:del>
      <w:r>
        <w:rPr>
          <w:sz w:val="24"/>
          <w:szCs w:val="24"/>
        </w:rPr>
        <w:t>. At this stage, the raw data from each BioProject was imported into qiime2</w:t>
      </w:r>
      <w:r w:rsidR="009F28B9">
        <w:rPr>
          <w:sz w:val="24"/>
          <w:szCs w:val="24"/>
        </w:rPr>
        <w:fldChar w:fldCharType="begin"/>
      </w:r>
      <w:r w:rsidR="009F28B9">
        <w:rPr>
          <w:sz w:val="24"/>
          <w:szCs w:val="24"/>
        </w:rPr>
        <w:instrText xml:space="preserve"> ADDIN ZOTERO_ITEM CSL_CITATION {"citationID":"MuhzaDf2","properties":{"formattedCitation":"\\super 46\\nosupersub{}","plainCitation":"46","noteIndex":0},"citationItems":[{"id":3330,"uris":["http://zotero.org/users/7217550/items/ERXS77IE"],"uri":["http://zotero.org/users/7217550/items/ERXS77IE"],"itemData":{"id":3330,"type":"report","abstract":"We present QIIME 2, an open-source microbiome data science platform accessible to users spanning the microbiome research ecosystem, from scientists and engineers to clinicians and policy makers. QIIME 2 provides new features that will drive the next generation of microbiome research. These include interactive spatial and temporal analysis and visualization tools, support for metabolomics and shotgun metagenomics analysis, and automated data provenance tracking to ensure reproducible, transparent microbiome data science.","language":"en","note":"DOI: 10.7287/peerj.preprints.27295v2","number":"e27295v2","publisher":"PeerJ Inc.","source":"peerj.com","title":"QIIME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Mauricio"},{"family":"Chase","given":"John"},{"family":"Cope","given":"Emily"},{"family":"Silva","given":"Ricardo Da"},{"family":"Dorrestein","given":"Pieter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Buur"},{"family":"Rivers","given":"Adam"},{"family":"Michael S Robeson","given":"I. I."},{"family":"Rosenthal","given":"Patrick"},{"family":"Segata","given":"Nicola"},{"family":"Shaffer","given":"Michael"},{"family":"Shiffer","given":"Arron"},{"family":"Sinha","given":"Rashmi"},{"family":"Song","given":"Se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Gregory"}],"accessed":{"date-parts":[["2020",1,28]]},"issued":{"date-parts":[["2018",12,3]]}}}],"schema":"https://github.com/citation-style-language/schema/raw/master/csl-citation.json"} </w:instrText>
      </w:r>
      <w:r w:rsidR="009F28B9">
        <w:rPr>
          <w:sz w:val="24"/>
          <w:szCs w:val="24"/>
        </w:rPr>
        <w:fldChar w:fldCharType="separate"/>
      </w:r>
      <w:r w:rsidR="009F28B9" w:rsidRPr="009F28B9">
        <w:rPr>
          <w:sz w:val="24"/>
          <w:vertAlign w:val="superscript"/>
        </w:rPr>
        <w:t>46</w:t>
      </w:r>
      <w:r w:rsidR="009F28B9">
        <w:rPr>
          <w:sz w:val="24"/>
          <w:szCs w:val="24"/>
        </w:rPr>
        <w:fldChar w:fldCharType="end"/>
      </w:r>
      <w:del w:id="98" w:author="Microsoft Office User" w:date="2022-02-25T17:10:00Z">
        <w:r w:rsidDel="009F28B9">
          <w:rPr>
            <w:sz w:val="24"/>
            <w:szCs w:val="24"/>
            <w:vertAlign w:val="superscript"/>
          </w:rPr>
          <w:delText>44</w:delText>
        </w:r>
      </w:del>
      <w:r>
        <w:rPr>
          <w:sz w:val="24"/>
          <w:szCs w:val="24"/>
        </w:rPr>
        <w:t>. Denoising was performed with the dada2 plugin using the primers sequences length for the ‘–p-trim-left-r’ and ‘–p-trim-left-f’ parameters</w:t>
      </w:r>
      <w:r w:rsidR="009F28B9">
        <w:rPr>
          <w:sz w:val="24"/>
          <w:szCs w:val="24"/>
        </w:rPr>
        <w:fldChar w:fldCharType="begin"/>
      </w:r>
      <w:r w:rsidR="009F28B9">
        <w:rPr>
          <w:sz w:val="24"/>
          <w:szCs w:val="24"/>
        </w:rPr>
        <w:instrText xml:space="preserve"> ADDIN ZOTERO_ITEM CSL_CITATION {"citationID":"H0MOcLIQ","properties":{"formattedCitation":"\\super 47\\nosupersub{}","plainCitation":"47","noteIndex":0},"citationItems":[{"id":3392,"uris":["http://zotero.org/users/7217550/items/39LY5U5H"],"uri":["http://zotero.org/users/7217550/items/39LY5U5H"],"itemData":{"id":3392,"type":"article-journal","abstract":"Taxonomic classification of marker-gene sequences is an important step in microbiome analysis.","container-title":"Microbiome","DOI":"10.1186/s40168-018-0470-z","ISSN":"2049-2618","issue":"1","journalAbbreviation":"Microbiome","page":"90","source":"BioMed Central","title":"Optimizing taxonomic classification of marker-gene amplicon sequences with QIIME 2’s q2-feature-classifier plugin","volume":"6","author":[{"family":"Bokulich","given":"Nicholas A."},{"family":"Kaehler","given":"Benjamin D."},{"family":"Rideout","given":"Jai Ram"},{"family":"Dillon","given":"Matthew"},{"family":"Bolyen","given":"Evan"},{"family":"Knight","given":"Rob"},{"family":"Huttley","given":"Gavin A."},{"family":"Gregory Caporaso","given":"J."}],"issued":{"date-parts":[["2018",5,17]]}}}],"schema":"https://github.com/citation-style-language/schema/raw/master/csl-citation.json"} </w:instrText>
      </w:r>
      <w:r w:rsidR="009F28B9">
        <w:rPr>
          <w:sz w:val="24"/>
          <w:szCs w:val="24"/>
        </w:rPr>
        <w:fldChar w:fldCharType="separate"/>
      </w:r>
      <w:r w:rsidR="009F28B9" w:rsidRPr="009F28B9">
        <w:rPr>
          <w:sz w:val="24"/>
          <w:vertAlign w:val="superscript"/>
        </w:rPr>
        <w:t>47</w:t>
      </w:r>
      <w:r w:rsidR="009F28B9">
        <w:rPr>
          <w:sz w:val="24"/>
          <w:szCs w:val="24"/>
        </w:rPr>
        <w:fldChar w:fldCharType="end"/>
      </w:r>
      <w:del w:id="99" w:author="Microsoft Office User" w:date="2022-02-25T17:10:00Z">
        <w:r w:rsidDel="009F28B9">
          <w:rPr>
            <w:sz w:val="24"/>
            <w:szCs w:val="24"/>
            <w:vertAlign w:val="superscript"/>
          </w:rPr>
          <w:delText>45</w:delText>
        </w:r>
      </w:del>
      <w:r>
        <w:rPr>
          <w:sz w:val="24"/>
          <w:szCs w:val="24"/>
        </w:rPr>
        <w:t>. This step removed integrally two studies in the PP1 dataset (“negative values in quality” and “all samples discarded” errors). Only sequences assigned to bacterial taxa were kept, and chloroplast and mitochondrial sequences were also removed. Finally, all samples with less than 5000 reads after this initial filtering were removed.</w:t>
      </w:r>
    </w:p>
    <w:p w14:paraId="25AE09F8" w14:textId="55470B2D" w:rsidR="00C1497F" w:rsidRDefault="00393347">
      <w:pPr>
        <w:rPr>
          <w:sz w:val="24"/>
          <w:szCs w:val="24"/>
        </w:rPr>
      </w:pPr>
      <w:r>
        <w:rPr>
          <w:sz w:val="24"/>
          <w:szCs w:val="24"/>
        </w:rPr>
        <w:t>Taxonomy classification for PP1 and PP2 ASVs was performed using the qiime2 ‘feature-classifier’ plugin and the Silva 138 nr99 database</w:t>
      </w:r>
      <w:r w:rsidR="009F28B9">
        <w:rPr>
          <w:sz w:val="24"/>
          <w:szCs w:val="24"/>
        </w:rPr>
        <w:fldChar w:fldCharType="begin"/>
      </w:r>
      <w:r w:rsidR="009F28B9">
        <w:rPr>
          <w:sz w:val="24"/>
          <w:szCs w:val="24"/>
        </w:rPr>
        <w:instrText xml:space="preserve"> ADDIN ZOTERO_ITEM CSL_CITATION {"citationID":"pDERVGog","properties":{"formattedCitation":"\\super 47,48\\nosupersub{}","plainCitation":"47,48","noteIndex":0},"citationItems":[{"id":3392,"uris":["http://zotero.org/users/7217550/items/39LY5U5H"],"uri":["http://zotero.org/users/7217550/items/39LY5U5H"],"itemData":{"id":3392,"type":"article-journal","abstract":"Taxonomic classification of marker-gene sequences is an important step in microbiome analysis.","container-title":"Microbiome","DOI":"10.1186/s40168-018-0470-z","ISSN":"2049-2618","issue":"1","journalAbbreviation":"Microbiome","page":"90","source":"BioMed Central","title":"Optimizing taxonomic classification of marker-gene amplicon sequences with QIIME 2’s q2-feature-classifier plugin","volume":"6","author":[{"family":"Bokulich","given":"Nicholas A."},{"family":"Kaehler","given":"Benjamin D."},{"family":"Rideout","given":"Jai Ram"},{"family":"Dillon","given":"Matthew"},{"family":"Bolyen","given":"Evan"},{"family":"Knight","given":"Rob"},{"family":"Huttley","given":"Gavin A."},{"family":"Gregory Caporaso","given":"J."}],"issued":{"date-parts":[["2018",5,17]]}}},{"id":299,"uris":["http://zotero.org/users/7217550/items/NVDLD6EF"],"uri":["http://zotero.org/users/7217550/items/NVDLD6EF"],"itemData":{"id":299,"type":"article-journal","abstract":"SILVA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9F28B9">
        <w:rPr>
          <w:sz w:val="24"/>
          <w:szCs w:val="24"/>
        </w:rPr>
        <w:fldChar w:fldCharType="separate"/>
      </w:r>
      <w:r w:rsidR="009F28B9" w:rsidRPr="009F28B9">
        <w:rPr>
          <w:sz w:val="24"/>
          <w:vertAlign w:val="superscript"/>
        </w:rPr>
        <w:t>47,48</w:t>
      </w:r>
      <w:r w:rsidR="009F28B9">
        <w:rPr>
          <w:sz w:val="24"/>
          <w:szCs w:val="24"/>
        </w:rPr>
        <w:fldChar w:fldCharType="end"/>
      </w:r>
      <w:del w:id="100" w:author="Microsoft Office User" w:date="2022-02-25T17:10:00Z">
        <w:r w:rsidDel="009F28B9">
          <w:rPr>
            <w:sz w:val="24"/>
            <w:szCs w:val="24"/>
            <w:vertAlign w:val="superscript"/>
          </w:rPr>
          <w:delText>46,47</w:delText>
        </w:r>
      </w:del>
      <w:r>
        <w:rPr>
          <w:sz w:val="24"/>
          <w:szCs w:val="24"/>
        </w:rPr>
        <w:t xml:space="preserve">. First, reads were extracted from the reference sequences using the extract-reads method. For this, the primer sequences were used for the ‘–p-r-primer’ and ‘–p-f-primer’ arguments. The length of the extracted reads was set to min. 250 and max. 450 for the PP1 dataset and min. 200 and max. 400 for the PP2 dataset. A classifier was then created using the fit-classifier-naïve-bayes method with the extracted reads and the reference taxonomy. Finally, this classifier was run on the dataset’s sequences using </w:t>
      </w:r>
      <w:r>
        <w:rPr>
          <w:sz w:val="24"/>
          <w:szCs w:val="24"/>
        </w:rPr>
        <w:lastRenderedPageBreak/>
        <w:t>the ‘classify-sklearn’ method to get the sequences taxonomy</w:t>
      </w:r>
      <w:r w:rsidR="009F28B9">
        <w:rPr>
          <w:sz w:val="24"/>
          <w:szCs w:val="24"/>
        </w:rPr>
        <w:fldChar w:fldCharType="begin"/>
      </w:r>
      <w:r w:rsidR="009F28B9">
        <w:rPr>
          <w:sz w:val="24"/>
          <w:szCs w:val="24"/>
        </w:rPr>
        <w:instrText xml:space="preserve"> ADDIN ZOTERO_ITEM CSL_CITATION {"citationID":"HeUH68Xb","properties":{"formattedCitation":"\\super 47\\nosupersub{}","plainCitation":"47","noteIndex":0},"citationItems":[{"id":3392,"uris":["http://zotero.org/users/7217550/items/39LY5U5H"],"uri":["http://zotero.org/users/7217550/items/39LY5U5H"],"itemData":{"id":3392,"type":"article-journal","abstract":"Taxonomic classification of marker-gene sequences is an important step in microbiome analysis.","container-title":"Microbiome","DOI":"10.1186/s40168-018-0470-z","ISSN":"2049-2618","issue":"1","journalAbbreviation":"Microbiome","page":"90","source":"BioMed Central","title":"Optimizing taxonomic classification of marker-gene amplicon sequences with QIIME 2’s q2-feature-classifier plugin","volume":"6","author":[{"family":"Bokulich","given":"Nicholas A."},{"family":"Kaehler","given":"Benjamin D."},{"family":"Rideout","given":"Jai Ram"},{"family":"Dillon","given":"Matthew"},{"family":"Bolyen","given":"Evan"},{"family":"Knight","given":"Rob"},{"family":"Huttley","given":"Gavin A."},{"family":"Gregory Caporaso","given":"J."}],"issued":{"date-parts":[["2018",5,17]]}}}],"schema":"https://github.com/citation-style-language/schema/raw/master/csl-citation.json"} </w:instrText>
      </w:r>
      <w:r w:rsidR="009F28B9">
        <w:rPr>
          <w:sz w:val="24"/>
          <w:szCs w:val="24"/>
        </w:rPr>
        <w:fldChar w:fldCharType="separate"/>
      </w:r>
      <w:r w:rsidR="009F28B9" w:rsidRPr="009F28B9">
        <w:rPr>
          <w:sz w:val="24"/>
          <w:vertAlign w:val="superscript"/>
        </w:rPr>
        <w:t>47</w:t>
      </w:r>
      <w:r w:rsidR="009F28B9">
        <w:rPr>
          <w:sz w:val="24"/>
          <w:szCs w:val="24"/>
        </w:rPr>
        <w:fldChar w:fldCharType="end"/>
      </w:r>
      <w:del w:id="101" w:author="Microsoft Office User" w:date="2022-02-25T17:11:00Z">
        <w:r w:rsidDel="009F28B9">
          <w:rPr>
            <w:sz w:val="24"/>
            <w:szCs w:val="24"/>
            <w:vertAlign w:val="superscript"/>
          </w:rPr>
          <w:delText>46</w:delText>
        </w:r>
      </w:del>
      <w:r>
        <w:rPr>
          <w:sz w:val="24"/>
          <w:szCs w:val="24"/>
        </w:rPr>
        <w:t xml:space="preserve">. To keep only high-quality samples, all samples having less than </w:t>
      </w:r>
      <w:del w:id="102" w:author="Microsoft Office User" w:date="2022-02-25T17:12:00Z">
        <w:r w:rsidDel="009F28B9">
          <w:rPr>
            <w:sz w:val="24"/>
            <w:szCs w:val="24"/>
          </w:rPr>
          <w:delText>90</w:delText>
        </w:r>
      </w:del>
      <w:ins w:id="103" w:author="Microsoft Office User" w:date="2022-02-25T17:12:00Z">
        <w:r w:rsidR="009F28B9">
          <w:rPr>
            <w:sz w:val="24"/>
            <w:szCs w:val="24"/>
          </w:rPr>
          <w:t>75</w:t>
        </w:r>
      </w:ins>
      <w:r>
        <w:rPr>
          <w:sz w:val="24"/>
          <w:szCs w:val="24"/>
        </w:rPr>
        <w:t xml:space="preserve">% of their ASVs assigned to the phylum level, and </w:t>
      </w:r>
      <w:del w:id="104" w:author="Microsoft Office User" w:date="2022-02-25T17:12:00Z">
        <w:r w:rsidDel="009F28B9">
          <w:rPr>
            <w:sz w:val="24"/>
            <w:szCs w:val="24"/>
          </w:rPr>
          <w:delText>70</w:delText>
        </w:r>
      </w:del>
      <w:ins w:id="105" w:author="Microsoft Office User" w:date="2022-02-25T17:12:00Z">
        <w:r w:rsidR="009F28B9">
          <w:rPr>
            <w:sz w:val="24"/>
            <w:szCs w:val="24"/>
          </w:rPr>
          <w:t>50</w:t>
        </w:r>
      </w:ins>
      <w:r>
        <w:rPr>
          <w:sz w:val="24"/>
          <w:szCs w:val="24"/>
        </w:rPr>
        <w:t xml:space="preserve">% assigned to the genus level were removed. This filtering resulted in </w:t>
      </w:r>
      <w:del w:id="106" w:author="Microsoft Office User" w:date="2022-02-25T17:11:00Z">
        <w:r w:rsidDel="009F28B9">
          <w:rPr>
            <w:sz w:val="24"/>
            <w:szCs w:val="24"/>
          </w:rPr>
          <w:delText xml:space="preserve">2380 </w:delText>
        </w:r>
      </w:del>
      <w:ins w:id="107" w:author="Microsoft Office User" w:date="2022-02-25T17:38:00Z">
        <w:r w:rsidR="000C2A44">
          <w:rPr>
            <w:sz w:val="24"/>
            <w:szCs w:val="24"/>
          </w:rPr>
          <w:t>2508</w:t>
        </w:r>
      </w:ins>
      <w:ins w:id="108" w:author="Microsoft Office User" w:date="2022-02-25T17:11:00Z">
        <w:r w:rsidR="009F28B9">
          <w:rPr>
            <w:sz w:val="24"/>
            <w:szCs w:val="24"/>
          </w:rPr>
          <w:t xml:space="preserve"> </w:t>
        </w:r>
      </w:ins>
      <w:r>
        <w:rPr>
          <w:sz w:val="24"/>
          <w:szCs w:val="24"/>
        </w:rPr>
        <w:t xml:space="preserve">samples and </w:t>
      </w:r>
      <w:del w:id="109" w:author="Microsoft Office User" w:date="2022-02-25T17:11:00Z">
        <w:r w:rsidDel="009F28B9">
          <w:rPr>
            <w:sz w:val="24"/>
            <w:szCs w:val="24"/>
          </w:rPr>
          <w:delText>550,896</w:delText>
        </w:r>
      </w:del>
      <w:ins w:id="110" w:author="Microsoft Office User" w:date="2022-02-25T17:37:00Z">
        <w:r w:rsidR="00D04710">
          <w:rPr>
            <w:sz w:val="24"/>
            <w:szCs w:val="24"/>
          </w:rPr>
          <w:t xml:space="preserve">530,254 </w:t>
        </w:r>
      </w:ins>
      <w:del w:id="111" w:author="Microsoft Office User" w:date="2022-02-25T17:37:00Z">
        <w:r w:rsidDel="00D04710">
          <w:rPr>
            <w:sz w:val="24"/>
            <w:szCs w:val="24"/>
          </w:rPr>
          <w:delText xml:space="preserve"> </w:delText>
        </w:r>
      </w:del>
      <w:r>
        <w:rPr>
          <w:sz w:val="24"/>
          <w:szCs w:val="24"/>
        </w:rPr>
        <w:t xml:space="preserve">ASVs for PP1 and </w:t>
      </w:r>
      <w:del w:id="112" w:author="Microsoft Office User" w:date="2022-02-25T17:11:00Z">
        <w:r w:rsidDel="009F28B9">
          <w:rPr>
            <w:sz w:val="24"/>
            <w:szCs w:val="24"/>
          </w:rPr>
          <w:delText xml:space="preserve">1618 </w:delText>
        </w:r>
      </w:del>
      <w:ins w:id="113" w:author="Microsoft Office User" w:date="2022-02-25T17:38:00Z">
        <w:r w:rsidR="000C2A44">
          <w:rPr>
            <w:sz w:val="24"/>
            <w:szCs w:val="24"/>
          </w:rPr>
          <w:t>17</w:t>
        </w:r>
      </w:ins>
      <w:ins w:id="114" w:author="Microsoft Office User" w:date="2022-02-25T17:39:00Z">
        <w:r w:rsidR="00AA7789">
          <w:rPr>
            <w:sz w:val="24"/>
            <w:szCs w:val="24"/>
          </w:rPr>
          <w:t>39</w:t>
        </w:r>
      </w:ins>
      <w:ins w:id="115" w:author="Microsoft Office User" w:date="2022-02-25T17:11:00Z">
        <w:r w:rsidR="009F28B9">
          <w:rPr>
            <w:sz w:val="24"/>
            <w:szCs w:val="24"/>
          </w:rPr>
          <w:t xml:space="preserve"> </w:t>
        </w:r>
      </w:ins>
      <w:r>
        <w:rPr>
          <w:sz w:val="24"/>
          <w:szCs w:val="24"/>
        </w:rPr>
        <w:t xml:space="preserve">samples and </w:t>
      </w:r>
      <w:del w:id="116" w:author="Microsoft Office User" w:date="2022-02-25T17:11:00Z">
        <w:r w:rsidDel="009F28B9">
          <w:rPr>
            <w:sz w:val="24"/>
            <w:szCs w:val="24"/>
          </w:rPr>
          <w:delText>487,743</w:delText>
        </w:r>
      </w:del>
      <w:ins w:id="117" w:author="Microsoft Office User" w:date="2022-02-25T17:37:00Z">
        <w:r w:rsidR="00D04710">
          <w:rPr>
            <w:sz w:val="24"/>
            <w:szCs w:val="24"/>
          </w:rPr>
          <w:t>410,931</w:t>
        </w:r>
      </w:ins>
      <w:del w:id="118" w:author="Microsoft Office User" w:date="2022-02-25T17:37:00Z">
        <w:r w:rsidDel="00D04710">
          <w:rPr>
            <w:sz w:val="24"/>
            <w:szCs w:val="24"/>
          </w:rPr>
          <w:delText xml:space="preserve"> </w:delText>
        </w:r>
      </w:del>
      <w:r>
        <w:rPr>
          <w:sz w:val="24"/>
          <w:szCs w:val="24"/>
        </w:rPr>
        <w:t>ASVs for PP2. The ASV tables and metadata tables for these datasets can be found on Zenodo, under the file names: ‘Data/PP1_table.tsv’, ‘Data/PP2_table.tsv’ and ‘Metadata/PP1_metadata.tsv’ and ‘Metadata/PP2_metadata.tsv’, respectively.</w:t>
      </w:r>
      <w:ins w:id="119" w:author="Microsoft Office User" w:date="2022-02-25T17:37:00Z">
        <w:r w:rsidR="00D04710">
          <w:rPr>
            <w:sz w:val="24"/>
            <w:szCs w:val="24"/>
          </w:rPr>
          <w:t xml:space="preserve"> </w:t>
        </w:r>
      </w:ins>
    </w:p>
    <w:p w14:paraId="20C142A4" w14:textId="524542F6" w:rsidR="00C1497F" w:rsidRDefault="00393347">
      <w:pPr>
        <w:pBdr>
          <w:top w:val="nil"/>
          <w:left w:val="nil"/>
          <w:bottom w:val="nil"/>
          <w:right w:val="nil"/>
          <w:between w:val="nil"/>
        </w:pBdr>
        <w:rPr>
          <w:b/>
          <w:color w:val="000000"/>
          <w:sz w:val="24"/>
          <w:szCs w:val="24"/>
        </w:rPr>
      </w:pPr>
      <w:r>
        <w:rPr>
          <w:b/>
          <w:color w:val="000000"/>
          <w:sz w:val="24"/>
          <w:szCs w:val="24"/>
        </w:rPr>
        <w:t xml:space="preserve">Metagenomic dataset. </w:t>
      </w:r>
      <w:r>
        <w:rPr>
          <w:color w:val="000000"/>
          <w:sz w:val="24"/>
          <w:szCs w:val="24"/>
        </w:rPr>
        <w:t xml:space="preserve">To address the functional aspect of identified taxa, accession numbers of studies comprising of the following keywords: metagenomics, whole genome shotgun, and environmental, were queried using NCBi’s </w:t>
      </w:r>
      <w:r>
        <w:rPr>
          <w:i/>
          <w:color w:val="000000"/>
          <w:sz w:val="24"/>
          <w:szCs w:val="24"/>
        </w:rPr>
        <w:t>EDirec</w:t>
      </w:r>
      <w:r>
        <w:rPr>
          <w:color w:val="000000"/>
          <w:sz w:val="24"/>
          <w:szCs w:val="24"/>
        </w:rPr>
        <w:t>t</w:t>
      </w:r>
      <w:r w:rsidR="001173CB">
        <w:rPr>
          <w:color w:val="000000"/>
          <w:sz w:val="24"/>
          <w:szCs w:val="24"/>
        </w:rPr>
        <w:fldChar w:fldCharType="begin"/>
      </w:r>
      <w:r w:rsidR="001173CB">
        <w:rPr>
          <w:color w:val="000000"/>
          <w:sz w:val="24"/>
          <w:szCs w:val="24"/>
        </w:rPr>
        <w:instrText xml:space="preserve"> ADDIN ZOTERO_ITEM CSL_CITATION {"citationID":"8VC16J8G","properties":{"formattedCitation":"\\super 49\\nosupersub{}","plainCitation":"49","noteIndex":0},"citationItems":[{"id":3875,"uris":["http://zotero.org/users/7217550/items/6TTNPPYX"],"uri":["http://zotero.org/users/7217550/items/6TTNPPYX"],"itemData":{"id":3875,"type":"report","publisher":"PeerJ Preprints","title":"rentrez: An R package for the NCBI eUtils API","author":[{"family":"Winter","given":"David J"}],"issued":{"date-parts":[["2017"]]}}}],"schema":"https://github.com/citation-style-language/schema/raw/master/csl-citation.json"} </w:instrText>
      </w:r>
      <w:r w:rsidR="001173CB">
        <w:rPr>
          <w:color w:val="000000"/>
          <w:sz w:val="24"/>
          <w:szCs w:val="24"/>
        </w:rPr>
        <w:fldChar w:fldCharType="separate"/>
      </w:r>
      <w:r w:rsidR="001173CB" w:rsidRPr="001173CB">
        <w:rPr>
          <w:color w:val="000000"/>
          <w:sz w:val="24"/>
          <w:vertAlign w:val="superscript"/>
        </w:rPr>
        <w:t>49</w:t>
      </w:r>
      <w:r w:rsidR="001173CB">
        <w:rPr>
          <w:color w:val="000000"/>
          <w:sz w:val="24"/>
          <w:szCs w:val="24"/>
        </w:rPr>
        <w:fldChar w:fldCharType="end"/>
      </w:r>
      <w:del w:id="120" w:author="Microsoft Office User" w:date="2022-02-25T17:12:00Z">
        <w:r w:rsidDel="001173CB">
          <w:rPr>
            <w:color w:val="000000"/>
            <w:sz w:val="24"/>
            <w:szCs w:val="24"/>
            <w:vertAlign w:val="superscript"/>
          </w:rPr>
          <w:delText>48</w:delText>
        </w:r>
      </w:del>
      <w:r>
        <w:rPr>
          <w:color w:val="000000"/>
          <w:sz w:val="24"/>
          <w:szCs w:val="24"/>
        </w:rPr>
        <w:t>. The results were manually curated to select studies from a broad Geographic distribution, yielding a total of 382 datasets. The selection of metagenomic samples was further restricted to raw fastq data, thus precluding the use of samples from MG-RAST since only the metagenome assembly files were provided. Additionally, all samples still under embargo in accordance with the Joint Genome Institute (JGI; USA) policy, were excluded. From this collection, samples with fewer than 1 million reads or with a quality of reads less than Q25 were removed for a final collection of 91 samples (Fig. 1A). Paired reads were processed using the Integrated Meta-omic Pipeline (IMP)</w:t>
      </w:r>
      <w:r w:rsidR="001173CB">
        <w:rPr>
          <w:color w:val="000000"/>
          <w:sz w:val="24"/>
          <w:szCs w:val="24"/>
        </w:rPr>
        <w:fldChar w:fldCharType="begin"/>
      </w:r>
      <w:r w:rsidR="001173CB">
        <w:rPr>
          <w:color w:val="000000"/>
          <w:sz w:val="24"/>
          <w:szCs w:val="24"/>
        </w:rPr>
        <w:instrText xml:space="preserve"> ADDIN ZOTERO_ITEM CSL_CITATION {"citationID":"YoPPSRGi","properties":{"formattedCitation":"\\super 50\\nosupersub{}","plainCitation":"50","noteIndex":0},"citationItems":[{"id":32,"uris":["http://zotero.org/users/7217550/items/DPQJ3RFE"],"uri":["http://zotero.org/users/7217550/items/DPQJ3RFE"],"itemData":{"id":32,"type":"article-journal","abstract":"Existing workflows for the analysis of multi-omic microbiome datasets are lab-specific and often result in sub-optimal data usage. Here we present IMP, a reproducible and modular pipeline for the integrated and reference-independent analysis of coupled metagenomic and metatranscriptomic data. IMP incorporates robust read preprocessing, iterative co-assembly, analyses of microbial community structure and function, automated binning, as well as genomic signature-based visualizations. The IMP-based data integration strategy enhances data usage, output volume, and output quality as demonstrated using relevant use-cases. Finally, IMP is encapsulated within a user-friendly implementation using Python and Docker. IMP is available at http://r3lab.uni.lu/web/imp/(MIT license).","container-title":"Genome Biology","DOI":"10.1186/s13059-016-1116-8","ISSN":"1474-760X","issue":"1","journalAbbreviation":"Genome Biology","page":"260","source":"BioMed Central","title":"IMP: a pipeline for reproducible reference-independent integrated metagenomic and metatranscriptomic analyses","title-short":"IMP","volume":"17","author":[{"family":"Narayanasamy","given":"Shaman"},{"family":"Jarosz","given":"Yohan"},{"family":"Muller","given":"Emilie E. L."},{"family":"Heintz-Buschart","given":"Anna"},{"family":"Herold","given":"Malte"},{"family":"Kaysen","given":"Anne"},{"family":"Laczny","given":"Cédric C."},{"family":"Pinel","given":"Nicolás"},{"family":"May","given":"Patrick"},{"family":"Wilmes","given":"Paul"}],"issued":{"date-parts":[["2016",12,16]]}}}],"schema":"https://github.com/citation-style-language/schema/raw/master/csl-citation.json"} </w:instrText>
      </w:r>
      <w:r w:rsidR="001173CB">
        <w:rPr>
          <w:color w:val="000000"/>
          <w:sz w:val="24"/>
          <w:szCs w:val="24"/>
        </w:rPr>
        <w:fldChar w:fldCharType="separate"/>
      </w:r>
      <w:r w:rsidR="001173CB" w:rsidRPr="001173CB">
        <w:rPr>
          <w:color w:val="000000"/>
          <w:sz w:val="24"/>
          <w:vertAlign w:val="superscript"/>
        </w:rPr>
        <w:t>50</w:t>
      </w:r>
      <w:r w:rsidR="001173CB">
        <w:rPr>
          <w:color w:val="000000"/>
          <w:sz w:val="24"/>
          <w:szCs w:val="24"/>
        </w:rPr>
        <w:fldChar w:fldCharType="end"/>
      </w:r>
      <w:del w:id="121" w:author="Microsoft Office User" w:date="2022-02-25T17:12:00Z">
        <w:r w:rsidDel="001173CB">
          <w:rPr>
            <w:color w:val="000000"/>
            <w:sz w:val="24"/>
            <w:szCs w:val="24"/>
            <w:vertAlign w:val="superscript"/>
          </w:rPr>
          <w:delText>49</w:delText>
        </w:r>
      </w:del>
      <w:r>
        <w:rPr>
          <w:color w:val="000000"/>
          <w:sz w:val="24"/>
          <w:szCs w:val="24"/>
        </w:rPr>
        <w:t xml:space="preserve">. The workflow includes pre-processing such as primer/adapter removal and trimming followed by an iterative assembly. Additionally, functional annotation of genes based on custom databases was performed (described below). The entire workflow is setup in a reproducible </w:t>
      </w:r>
      <w:r>
        <w:rPr>
          <w:i/>
          <w:color w:val="000000"/>
          <w:sz w:val="24"/>
          <w:szCs w:val="24"/>
        </w:rPr>
        <w:t>Snakemake</w:t>
      </w:r>
      <w:r>
        <w:rPr>
          <w:color w:val="000000"/>
          <w:sz w:val="24"/>
          <w:szCs w:val="24"/>
        </w:rPr>
        <w:t xml:space="preserve"> forma</w:t>
      </w:r>
      <w:ins w:id="122" w:author="Microsoft Office User" w:date="2022-02-25T17:12:00Z">
        <w:r w:rsidR="001173CB">
          <w:rPr>
            <w:color w:val="000000"/>
            <w:sz w:val="24"/>
            <w:szCs w:val="24"/>
          </w:rPr>
          <w:t>t</w:t>
        </w:r>
      </w:ins>
      <w:r w:rsidR="001173CB">
        <w:rPr>
          <w:color w:val="000000"/>
          <w:sz w:val="24"/>
          <w:szCs w:val="24"/>
        </w:rPr>
        <w:fldChar w:fldCharType="begin"/>
      </w:r>
      <w:r w:rsidR="007632B4">
        <w:rPr>
          <w:color w:val="000000"/>
          <w:sz w:val="24"/>
          <w:szCs w:val="24"/>
        </w:rPr>
        <w:instrText xml:space="preserve"> ADDIN ZOTERO_ITEM CSL_CITATION {"citationID":"zFXJJGag","properties":{"formattedCitation":"\\super 51\\nosupersub{}","plainCitation":"51","noteIndex":0},"citationItems":[{"id":297,"uris":["http://zotero.org/users/7217550/items/RK4KL4TL"],"uri":["http://zotero.org/users/7217550/items/RK4KL4TL"],"itemData":{"id":297,"type":"article-journal","abstract":"Summary: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Availability:http://snakemake.googlecode.com.Contact:johannes.koester@uni-due.de","container-title":"Bioinformatics","DOI":"10.1093/bioinformatics/bts480","ISSN":"1367-4803","issue":"19","journalAbbreviation":"Bioinformatics","page":"2520-2522","source":"Silverchair","title":"Snakemake—a scalable bioinformatics workflow engine","volume":"28","author":[{"family":"Köster","given":"Johannes"},{"family":"Rahmann","given":"Sven"}],"issued":{"date-parts":[["2012",10,1]]}}}],"schema":"https://github.com/citation-style-language/schema/raw/master/csl-citation.json"} </w:instrText>
      </w:r>
      <w:r w:rsidR="001173CB">
        <w:rPr>
          <w:color w:val="000000"/>
          <w:sz w:val="24"/>
          <w:szCs w:val="24"/>
        </w:rPr>
        <w:fldChar w:fldCharType="separate"/>
      </w:r>
      <w:r w:rsidR="007632B4" w:rsidRPr="007632B4">
        <w:rPr>
          <w:color w:val="000000"/>
          <w:sz w:val="24"/>
          <w:vertAlign w:val="superscript"/>
        </w:rPr>
        <w:t>51</w:t>
      </w:r>
      <w:r w:rsidR="001173CB">
        <w:rPr>
          <w:color w:val="000000"/>
          <w:sz w:val="24"/>
          <w:szCs w:val="24"/>
        </w:rPr>
        <w:fldChar w:fldCharType="end"/>
      </w:r>
      <w:del w:id="123" w:author="Microsoft Office User" w:date="2022-02-25T17:12:00Z">
        <w:r w:rsidDel="001173CB">
          <w:rPr>
            <w:color w:val="000000"/>
            <w:sz w:val="24"/>
            <w:szCs w:val="24"/>
          </w:rPr>
          <w:delText>t</w:delText>
        </w:r>
        <w:r w:rsidDel="001173CB">
          <w:rPr>
            <w:color w:val="000000"/>
            <w:sz w:val="24"/>
            <w:szCs w:val="24"/>
            <w:vertAlign w:val="superscript"/>
          </w:rPr>
          <w:delText>50</w:delText>
        </w:r>
      </w:del>
      <w:r>
        <w:rPr>
          <w:color w:val="000000"/>
          <w:sz w:val="24"/>
          <w:szCs w:val="24"/>
        </w:rPr>
        <w:t xml:space="preserve">. Briefly, after preprocessing the reads, </w:t>
      </w:r>
      <w:r>
        <w:rPr>
          <w:i/>
          <w:color w:val="000000"/>
          <w:sz w:val="24"/>
          <w:szCs w:val="24"/>
        </w:rPr>
        <w:t xml:space="preserve">de novo </w:t>
      </w:r>
      <w:r>
        <w:rPr>
          <w:color w:val="000000"/>
          <w:sz w:val="24"/>
          <w:szCs w:val="24"/>
        </w:rPr>
        <w:t xml:space="preserve">assembly using </w:t>
      </w:r>
      <w:r>
        <w:rPr>
          <w:i/>
          <w:color w:val="000000"/>
          <w:sz w:val="24"/>
          <w:szCs w:val="24"/>
        </w:rPr>
        <w:t>MEGAHIT</w:t>
      </w:r>
      <w:r>
        <w:rPr>
          <w:color w:val="000000"/>
          <w:sz w:val="24"/>
          <w:szCs w:val="24"/>
        </w:rPr>
        <w:t xml:space="preserve"> (v1.2) assembler was performed</w:t>
      </w:r>
      <w:r w:rsidR="007632B4">
        <w:rPr>
          <w:color w:val="000000"/>
          <w:sz w:val="24"/>
          <w:szCs w:val="24"/>
        </w:rPr>
        <w:fldChar w:fldCharType="begin"/>
      </w:r>
      <w:r w:rsidR="007632B4">
        <w:rPr>
          <w:color w:val="000000"/>
          <w:sz w:val="24"/>
          <w:szCs w:val="24"/>
        </w:rPr>
        <w:instrText xml:space="preserve"> ADDIN ZOTERO_ITEM CSL_CITATION {"citationID":"A8cyvxlx","properties":{"formattedCitation":"\\super 52\\nosupersub{}","plainCitation":"52","noteIndex":0},"citationItems":[{"id":296,"uris":["http://zotero.org/users/7217550/items/UF78V765"],"uri":["http://zotero.org/users/7217550/items/UF78V765"],"itemData":{"id":296,"type":"article-journal","abstract":"Summary: MEGAHIT is a NGS de novo assembler for assembling large and complex metagenomics data in a time- and cost-efficient manner. It finished assembling a soil metagenomics dataset with 252 Gbps in 44.1 and 99.6 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improvement.Availability and implementation: The source code of MEGAHIT is freely available at https://github.com/voutcn/megahit under GPLv3 license.Contact:rb@l3-bioinfo.com or twlam@cs.hku.hkSupplementary information: Supplementary data are available at Bioinformatics online.","container-title":"Bioinformatics","DOI":"10.1093/bioinformatics/btv033","ISSN":"1367-4803","issue":"10","journalAbbreviation":"Bioinformatics","page":"1674-1676","source":"Silverchair","title":"MEGAHIT: an ultra-fast single-node solution for large and complex metagenomics assembly via succinct de Bruijn graph","title-short":"MEGAHIT","volume":"31","author":[{"family":"Li","given":"Dinghua"},{"family":"Liu","given":"Chi-Man"},{"family":"Luo","given":"Ruibang"},{"family":"Sadakane","given":"Kunihiko"},{"family":"Lam","given":"Tak-Wah"}],"issued":{"date-parts":[["2015",5,15]]}}}],"schema":"https://github.com/citation-style-language/schema/raw/master/csl-citation.json"} </w:instrText>
      </w:r>
      <w:r w:rsidR="007632B4">
        <w:rPr>
          <w:color w:val="000000"/>
          <w:sz w:val="24"/>
          <w:szCs w:val="24"/>
        </w:rPr>
        <w:fldChar w:fldCharType="separate"/>
      </w:r>
      <w:r w:rsidR="007632B4" w:rsidRPr="007632B4">
        <w:rPr>
          <w:color w:val="000000"/>
          <w:sz w:val="24"/>
          <w:vertAlign w:val="superscript"/>
        </w:rPr>
        <w:t>52</w:t>
      </w:r>
      <w:r w:rsidR="007632B4">
        <w:rPr>
          <w:color w:val="000000"/>
          <w:sz w:val="24"/>
          <w:szCs w:val="24"/>
        </w:rPr>
        <w:fldChar w:fldCharType="end"/>
      </w:r>
      <w:del w:id="124" w:author="Microsoft Office User" w:date="2022-02-25T17:13:00Z">
        <w:r w:rsidDel="007632B4">
          <w:rPr>
            <w:color w:val="000000"/>
            <w:sz w:val="24"/>
            <w:szCs w:val="24"/>
            <w:vertAlign w:val="superscript"/>
          </w:rPr>
          <w:delText>51</w:delText>
        </w:r>
      </w:del>
      <w:r>
        <w:rPr>
          <w:color w:val="000000"/>
          <w:sz w:val="24"/>
          <w:szCs w:val="24"/>
        </w:rPr>
        <w:t>. The metagenomic dataset KEGG Orthologs (KO) table, taxonomy table, and metadata are available on Zenodo under the ‘Data/MTG_KEGG_counts.tsv’, ‘Data/MTG_table.tsv’, and ‘Metadata/MTG_metadata.tsv’.</w:t>
      </w:r>
    </w:p>
    <w:p w14:paraId="3126555C" w14:textId="06059CD2" w:rsidR="00C1497F" w:rsidRDefault="00393347">
      <w:pPr>
        <w:pBdr>
          <w:top w:val="nil"/>
          <w:left w:val="nil"/>
          <w:bottom w:val="nil"/>
          <w:right w:val="nil"/>
          <w:between w:val="nil"/>
        </w:pBdr>
        <w:rPr>
          <w:b/>
          <w:color w:val="000000"/>
          <w:sz w:val="24"/>
          <w:szCs w:val="24"/>
        </w:rPr>
      </w:pPr>
      <w:r>
        <w:rPr>
          <w:b/>
          <w:color w:val="000000"/>
          <w:sz w:val="24"/>
          <w:szCs w:val="24"/>
        </w:rPr>
        <w:t xml:space="preserve">Metagenomic taxonomic classification and functional analyses. </w:t>
      </w:r>
      <w:r>
        <w:rPr>
          <w:color w:val="000000"/>
          <w:sz w:val="24"/>
          <w:szCs w:val="24"/>
        </w:rPr>
        <w:t xml:space="preserve">Functional potential analyses from contigs were determined by predicting open-reading frames using a modified version of </w:t>
      </w:r>
      <w:r>
        <w:rPr>
          <w:i/>
          <w:color w:val="000000"/>
          <w:sz w:val="24"/>
          <w:szCs w:val="24"/>
        </w:rPr>
        <w:t>Prokka</w:t>
      </w:r>
      <w:r w:rsidR="007632B4">
        <w:rPr>
          <w:i/>
          <w:color w:val="000000"/>
          <w:sz w:val="24"/>
          <w:szCs w:val="24"/>
        </w:rPr>
        <w:fldChar w:fldCharType="begin"/>
      </w:r>
      <w:r w:rsidR="007632B4">
        <w:rPr>
          <w:i/>
          <w:color w:val="000000"/>
          <w:sz w:val="24"/>
          <w:szCs w:val="24"/>
        </w:rPr>
        <w:instrText xml:space="preserve"> ADDIN ZOTERO_ITEM CSL_CITATION {"citationID":"OnmfOpXD","properties":{"formattedCitation":"\\super 53\\nosupersub{}","plainCitation":"53","noteIndex":0},"citationItems":[{"id":289,"uris":["http://zotero.org/users/7217550/items/PRVQ75CX"],"uri":["http://zotero.org/users/7217550/items/PRVQ75CX"],"itemData":{"id":289,"type":"article-journal","abstract":"Summary: The multiplex capability and high yield of current day DNA-sequencing instruments has made bacterial whole genome sequencing a routine affair. The subsequent de novo assembly of reads into contigs has been well addressed. The final step of annotating all relevant genomic features on those contigs can be achieved slowly using existing web- and email-based systems, but these are not applicable for sensitive data or integrating into computational pipelines. Here we introduce Prokka, a command line software tool to fully annotate a draft bacterial genome in about 10 min on a typical desktop computer. It produces standards-compliant output files for further analysis or viewing in genome browsers. Availability and implementation: Prokka is implemented in Perl and is freely available under an open source GPLv2 license from http://vicbioinformatics.com/ . Contact:torsten.seemann@monash.edu","container-title":"Bioinformatics","DOI":"10.1093/bioinformatics/btu153","ISSN":"1367-4803","issue":"14","journalAbbreviation":"Bioinformatics","page":"2068-2069","source":"Silverchair","title":"Prokka: rapid prokaryotic genome annotation","title-short":"Prokka","volume":"30","author":[{"family":"Seemann","given":"Torsten"}],"issued":{"date-parts":[["2014",7,15]]}}}],"schema":"https://github.com/citation-style-language/schema/raw/master/csl-citation.json"} </w:instrText>
      </w:r>
      <w:r w:rsidR="007632B4">
        <w:rPr>
          <w:i/>
          <w:color w:val="000000"/>
          <w:sz w:val="24"/>
          <w:szCs w:val="24"/>
        </w:rPr>
        <w:fldChar w:fldCharType="separate"/>
      </w:r>
      <w:r w:rsidR="007632B4" w:rsidRPr="007632B4">
        <w:rPr>
          <w:color w:val="000000"/>
          <w:sz w:val="24"/>
          <w:vertAlign w:val="superscript"/>
        </w:rPr>
        <w:t>53</w:t>
      </w:r>
      <w:r w:rsidR="007632B4">
        <w:rPr>
          <w:i/>
          <w:color w:val="000000"/>
          <w:sz w:val="24"/>
          <w:szCs w:val="24"/>
        </w:rPr>
        <w:fldChar w:fldCharType="end"/>
      </w:r>
      <w:del w:id="125" w:author="Microsoft Office User" w:date="2022-02-25T17:13:00Z">
        <w:r w:rsidDel="007632B4">
          <w:rPr>
            <w:color w:val="000000"/>
            <w:sz w:val="24"/>
            <w:szCs w:val="24"/>
            <w:vertAlign w:val="superscript"/>
          </w:rPr>
          <w:delText>52</w:delText>
        </w:r>
      </w:del>
      <w:r>
        <w:rPr>
          <w:color w:val="000000"/>
          <w:sz w:val="24"/>
          <w:szCs w:val="24"/>
        </w:rPr>
        <w:t xml:space="preserve"> including </w:t>
      </w:r>
      <w:r>
        <w:rPr>
          <w:i/>
          <w:color w:val="000000"/>
          <w:sz w:val="24"/>
          <w:szCs w:val="24"/>
        </w:rPr>
        <w:t>Prodigal</w:t>
      </w:r>
      <w:r w:rsidR="007632B4">
        <w:rPr>
          <w:i/>
          <w:color w:val="000000"/>
          <w:sz w:val="24"/>
          <w:szCs w:val="24"/>
        </w:rPr>
        <w:fldChar w:fldCharType="begin"/>
      </w:r>
      <w:r w:rsidR="007632B4">
        <w:rPr>
          <w:i/>
          <w:color w:val="000000"/>
          <w:sz w:val="24"/>
          <w:szCs w:val="24"/>
        </w:rPr>
        <w:instrText xml:space="preserve"> ADDIN ZOTERO_ITEM CSL_CITATION {"citationID":"kgLZvJut","properties":{"formattedCitation":"\\super 54\\nosupersub{}","plainCitation":"54","noteIndex":0},"citationItems":[{"id":288,"uris":["http://zotero.org/users/7217550/items/ZF2DFW4D"],"uri":["http://zotero.org/users/7217550/items/ZF2DFW4D"],"itemData":{"id":288,"type":"article-journal","abstract":"The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goals.","container-title":"BMC Bioinformatics","DOI":"10.1186/1471-2105-11-119","ISSN":"1471-2105","issue":"1","journalAbbreviation":"BMC Bioinformatics","page":"119","source":"BioMed Central","title":"Prodigal: prokaryotic gene recognition and translation initiation site identification","title-short":"Prodigal","volume":"11","author":[{"family":"Hyatt","given":"Doug"},{"family":"Chen","given":"Gwo-Liang"},{"family":"LoCascio","given":"Philip F."},{"family":"Land","given":"Miriam L."},{"family":"Larimer","given":"Frank W."},{"family":"Hauser","given":"Loren J."}],"issued":{"date-parts":[["2010",3,8]]}}}],"schema":"https://github.com/citation-style-language/schema/raw/master/csl-citation.json"} </w:instrText>
      </w:r>
      <w:r w:rsidR="007632B4">
        <w:rPr>
          <w:i/>
          <w:color w:val="000000"/>
          <w:sz w:val="24"/>
          <w:szCs w:val="24"/>
        </w:rPr>
        <w:fldChar w:fldCharType="separate"/>
      </w:r>
      <w:r w:rsidR="007632B4" w:rsidRPr="007632B4">
        <w:rPr>
          <w:color w:val="000000"/>
          <w:sz w:val="24"/>
          <w:vertAlign w:val="superscript"/>
        </w:rPr>
        <w:t>54</w:t>
      </w:r>
      <w:r w:rsidR="007632B4">
        <w:rPr>
          <w:i/>
          <w:color w:val="000000"/>
          <w:sz w:val="24"/>
          <w:szCs w:val="24"/>
        </w:rPr>
        <w:fldChar w:fldCharType="end"/>
      </w:r>
      <w:del w:id="126" w:author="Microsoft Office User" w:date="2022-02-25T17:13:00Z">
        <w:r w:rsidDel="007632B4">
          <w:rPr>
            <w:color w:val="000000"/>
            <w:sz w:val="24"/>
            <w:szCs w:val="24"/>
            <w:vertAlign w:val="superscript"/>
          </w:rPr>
          <w:delText>53</w:delText>
        </w:r>
      </w:del>
      <w:r>
        <w:rPr>
          <w:b/>
          <w:color w:val="000000"/>
          <w:sz w:val="24"/>
          <w:szCs w:val="24"/>
        </w:rPr>
        <w:t xml:space="preserve"> </w:t>
      </w:r>
      <w:r>
        <w:rPr>
          <w:color w:val="000000"/>
          <w:sz w:val="24"/>
          <w:szCs w:val="24"/>
        </w:rPr>
        <w:t>gene predictions for complete and incomplete open reading frames. Genes identified subsequently were annotated with Hidden Markov Models (HMM)</w:t>
      </w:r>
      <w:r w:rsidR="007632B4">
        <w:rPr>
          <w:color w:val="000000"/>
          <w:sz w:val="24"/>
          <w:szCs w:val="24"/>
        </w:rPr>
        <w:fldChar w:fldCharType="begin"/>
      </w:r>
      <w:r w:rsidR="007632B4">
        <w:rPr>
          <w:color w:val="000000"/>
          <w:sz w:val="24"/>
          <w:szCs w:val="24"/>
        </w:rPr>
        <w:instrText xml:space="preserve"> ADDIN ZOTERO_ITEM CSL_CITATION {"citationID":"bz0mfC6p","properties":{"formattedCitation":"\\super 55\\nosupersub{}","plainCitation":"55","noteIndex":0},"citationItems":[{"id":283,"uris":["http://zotero.org/users/7217550/items/FNWQAYFF"],"uri":["http://zotero.org/users/7217550/items/FNWQAYFF"],"itemData":{"id":283,"type":"article-journal","abstract":"Profile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007632B4">
        <w:rPr>
          <w:color w:val="000000"/>
          <w:sz w:val="24"/>
          <w:szCs w:val="24"/>
        </w:rPr>
        <w:fldChar w:fldCharType="separate"/>
      </w:r>
      <w:r w:rsidR="007632B4" w:rsidRPr="007632B4">
        <w:rPr>
          <w:color w:val="000000"/>
          <w:sz w:val="24"/>
          <w:vertAlign w:val="superscript"/>
        </w:rPr>
        <w:t>55</w:t>
      </w:r>
      <w:r w:rsidR="007632B4">
        <w:rPr>
          <w:color w:val="000000"/>
          <w:sz w:val="24"/>
          <w:szCs w:val="24"/>
        </w:rPr>
        <w:fldChar w:fldCharType="end"/>
      </w:r>
      <w:del w:id="127" w:author="Microsoft Office User" w:date="2022-02-25T17:13:00Z">
        <w:r w:rsidDel="007632B4">
          <w:rPr>
            <w:color w:val="000000"/>
            <w:sz w:val="24"/>
            <w:szCs w:val="24"/>
            <w:vertAlign w:val="superscript"/>
          </w:rPr>
          <w:delText>54</w:delText>
        </w:r>
      </w:del>
      <w:r>
        <w:rPr>
          <w:color w:val="000000"/>
          <w:sz w:val="24"/>
          <w:szCs w:val="24"/>
        </w:rPr>
        <w:t>, trained using an in-house database</w:t>
      </w:r>
      <w:r w:rsidR="007632B4">
        <w:rPr>
          <w:color w:val="000000"/>
          <w:sz w:val="24"/>
          <w:szCs w:val="24"/>
        </w:rPr>
        <w:fldChar w:fldCharType="begin"/>
      </w:r>
      <w:r w:rsidR="007632B4">
        <w:rPr>
          <w:color w:val="000000"/>
          <w:sz w:val="24"/>
          <w:szCs w:val="24"/>
        </w:rPr>
        <w:instrText xml:space="preserve"> ADDIN ZOTERO_ITEM CSL_CITATION {"citationID":"CY7kvxfW","properties":{"formattedCitation":"\\super 56\\nosupersub{}","plainCitation":"56","noteIndex":0},"citationItems":[{"id":3296,"uris":["http://zotero.org/users/7217550/items/IY5VQNRZ"],"uri":["http://zotero.org/users/7217550/items/IY5VQNRZ"],"itemData":{"id":3296,"type":"article-journal","abstract":"The gastrointestinal microbiome is a complex ecosystem with functions that shape human health. Studying the relationship between taxonomic alterations and functional repercussions linked to disease remains challenging. Here, we present an integrative approach to resolve the taxonomic and functional attributes of gastrointestinal microbiota at the metagenomic, metatranscriptomic and metaproteomic levels. We apply our methods to samples from four families with multiple cases of type 1 diabetes mellitus (T1DM). Analysis of intra- and inter-individual variation demonstrates that family membership has a pronounced effect on the structural and functional composition of the gastrointestinal microbiome. In the context of T1DM, consistent taxonomic differences were absent across families, but certain human exocrine pancreatic proteins were found at lower levels. The associated microbial functional signatures were linked to metabolic traits in distinct taxa. The methodologies and results provide a foundation for future large-scale integrated multi-omic analyses of the gastrointestinal microbiome in the context of host–microbe interactions in human health and disease.","container-title":"Nature Microbiology","DOI":"10.1038/nmicrobiol.2016.180","ISSN":"2058-5276","issue":"1","language":"en","note":"number: 1\npublisher: Nature Publishing Group","page":"1-13","source":"www.nature.com","title":"Integrated multi-omics of the human gut microbiome in a case study of familial type 1 diabetes","volume":"2","author":[{"family":"Heintz-Buschart","given":"Anna"},{"family":"May","given":"Patrick"},{"family":"Laczny","given":"Cédric C."},{"family":"Lebrun","given":"Laura A."},{"family":"Bellora","given":"Camille"},{"family":"Krishna","given":"Abhimanyu"},{"family":"Wampach","given":"Linda"},{"family":"Schneider","given":"Jochen G."},{"family":"Hogan","given":"Angela"},{"family":"Beaufort","given":"Carine","non-dropping-particle":"de"},{"family":"Wilmes","given":"Paul"}],"issued":{"date-parts":[["2016",10,10]]}}}],"schema":"https://github.com/citation-style-language/schema/raw/master/csl-citation.json"} </w:instrText>
      </w:r>
      <w:r w:rsidR="007632B4">
        <w:rPr>
          <w:color w:val="000000"/>
          <w:sz w:val="24"/>
          <w:szCs w:val="24"/>
        </w:rPr>
        <w:fldChar w:fldCharType="separate"/>
      </w:r>
      <w:r w:rsidR="007632B4" w:rsidRPr="007632B4">
        <w:rPr>
          <w:color w:val="000000"/>
          <w:sz w:val="24"/>
          <w:vertAlign w:val="superscript"/>
        </w:rPr>
        <w:t>56</w:t>
      </w:r>
      <w:r w:rsidR="007632B4">
        <w:rPr>
          <w:color w:val="000000"/>
          <w:sz w:val="24"/>
          <w:szCs w:val="24"/>
        </w:rPr>
        <w:fldChar w:fldCharType="end"/>
      </w:r>
      <w:del w:id="128" w:author="Microsoft Office User" w:date="2022-02-25T17:13:00Z">
        <w:r w:rsidDel="007632B4">
          <w:rPr>
            <w:color w:val="000000"/>
            <w:sz w:val="24"/>
            <w:szCs w:val="24"/>
            <w:vertAlign w:val="superscript"/>
          </w:rPr>
          <w:delText>55</w:delText>
        </w:r>
      </w:del>
      <w:r>
        <w:rPr>
          <w:color w:val="000000"/>
          <w:sz w:val="24"/>
          <w:szCs w:val="24"/>
        </w:rPr>
        <w:t>. The annotations were further annotated with KO</w:t>
      </w:r>
      <w:r w:rsidR="007632B4">
        <w:rPr>
          <w:color w:val="000000"/>
          <w:sz w:val="24"/>
          <w:szCs w:val="24"/>
        </w:rPr>
        <w:fldChar w:fldCharType="begin"/>
      </w:r>
      <w:r w:rsidR="007632B4">
        <w:rPr>
          <w:color w:val="000000"/>
          <w:sz w:val="24"/>
          <w:szCs w:val="24"/>
        </w:rPr>
        <w:instrText xml:space="preserve"> ADDIN ZOTERO_ITEM CSL_CITATION {"citationID":"p3WjgRXL","properties":{"formattedCitation":"\\super 57\\nosupersub{}","plainCitation":"57","noteIndex":0},"citationItems":[{"id":286,"uris":["http://zotero.org/users/7217550/items/ZJYHX8F6"],"uri":["http://zotero.org/users/7217550/items/ZJYHX8F6"],"itemData":{"id":286,"type":"article-journal","abstract":"KEGG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 ).","container-title":"Nucleic Acids Research","DOI":"10.1093/nar/28.1.27","ISSN":"0305-1048","issue":"1","journalAbbreviation":"Nucleic Acids Research","page":"27-30","source":"Silverchair","title":"KEGG: Kyoto Encyclopedia of Genes and Genomes","title-short":"KEGG","volume":"28","author":[{"family":"Kanehisa","given":"Minoru"},{"family":"Goto","given":"Susumu"}],"issued":{"date-parts":[["2000",1,1]]}}}],"schema":"https://github.com/citation-style-language/schema/raw/master/csl-citation.json"} </w:instrText>
      </w:r>
      <w:r w:rsidR="007632B4">
        <w:rPr>
          <w:color w:val="000000"/>
          <w:sz w:val="24"/>
          <w:szCs w:val="24"/>
        </w:rPr>
        <w:fldChar w:fldCharType="separate"/>
      </w:r>
      <w:r w:rsidR="007632B4" w:rsidRPr="007632B4">
        <w:rPr>
          <w:color w:val="000000"/>
          <w:sz w:val="24"/>
          <w:vertAlign w:val="superscript"/>
        </w:rPr>
        <w:t>57</w:t>
      </w:r>
      <w:r w:rsidR="007632B4">
        <w:rPr>
          <w:color w:val="000000"/>
          <w:sz w:val="24"/>
          <w:szCs w:val="24"/>
        </w:rPr>
        <w:fldChar w:fldCharType="end"/>
      </w:r>
      <w:del w:id="129" w:author="Microsoft Office User" w:date="2022-02-25T17:14:00Z">
        <w:r w:rsidDel="007632B4">
          <w:rPr>
            <w:color w:val="000000"/>
            <w:sz w:val="24"/>
            <w:szCs w:val="24"/>
            <w:vertAlign w:val="superscript"/>
          </w:rPr>
          <w:delText>56</w:delText>
        </w:r>
      </w:del>
      <w:r>
        <w:rPr>
          <w:color w:val="000000"/>
          <w:sz w:val="24"/>
          <w:szCs w:val="24"/>
        </w:rPr>
        <w:t xml:space="preserve"> groups using ‘hmmsearch’ from </w:t>
      </w:r>
      <w:r>
        <w:rPr>
          <w:i/>
          <w:color w:val="000000"/>
          <w:sz w:val="24"/>
          <w:szCs w:val="24"/>
        </w:rPr>
        <w:t>HMMER</w:t>
      </w:r>
      <w:r>
        <w:rPr>
          <w:color w:val="000000"/>
          <w:sz w:val="24"/>
          <w:szCs w:val="24"/>
        </w:rPr>
        <w:t xml:space="preserve"> 3.1</w:t>
      </w:r>
      <w:r w:rsidR="007632B4">
        <w:rPr>
          <w:color w:val="000000"/>
          <w:sz w:val="24"/>
          <w:szCs w:val="24"/>
        </w:rPr>
        <w:fldChar w:fldCharType="begin"/>
      </w:r>
      <w:r w:rsidR="007632B4">
        <w:rPr>
          <w:color w:val="000000"/>
          <w:sz w:val="24"/>
          <w:szCs w:val="24"/>
        </w:rPr>
        <w:instrText xml:space="preserve"> ADDIN ZOTERO_ITEM CSL_CITATION {"citationID":"SuB8OJMX","properties":{"formattedCitation":"\\super 55\\nosupersub{}","plainCitation":"55","noteIndex":0},"citationItems":[{"id":283,"uris":["http://zotero.org/users/7217550/items/FNWQAYFF"],"uri":["http://zotero.org/users/7217550/items/FNWQAYFF"],"itemData":{"id":283,"type":"article-journal","abstract":"Profile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007632B4">
        <w:rPr>
          <w:color w:val="000000"/>
          <w:sz w:val="24"/>
          <w:szCs w:val="24"/>
        </w:rPr>
        <w:fldChar w:fldCharType="separate"/>
      </w:r>
      <w:r w:rsidR="007632B4" w:rsidRPr="007632B4">
        <w:rPr>
          <w:color w:val="000000"/>
          <w:sz w:val="24"/>
          <w:vertAlign w:val="superscript"/>
        </w:rPr>
        <w:t>55</w:t>
      </w:r>
      <w:r w:rsidR="007632B4">
        <w:rPr>
          <w:color w:val="000000"/>
          <w:sz w:val="24"/>
          <w:szCs w:val="24"/>
        </w:rPr>
        <w:fldChar w:fldCharType="end"/>
      </w:r>
      <w:del w:id="130" w:author="Microsoft Office User" w:date="2022-02-25T17:14:00Z">
        <w:r w:rsidDel="007632B4">
          <w:rPr>
            <w:color w:val="000000"/>
            <w:sz w:val="24"/>
            <w:szCs w:val="24"/>
            <w:vertAlign w:val="superscript"/>
          </w:rPr>
          <w:delText>54</w:delText>
        </w:r>
      </w:del>
      <w:r>
        <w:rPr>
          <w:color w:val="000000"/>
          <w:sz w:val="24"/>
          <w:szCs w:val="24"/>
        </w:rPr>
        <w:t xml:space="preserve">. Upon multiple functional group assignments, the best hits based on bit scores were selected. </w:t>
      </w:r>
      <w:r>
        <w:rPr>
          <w:i/>
          <w:color w:val="000000"/>
          <w:sz w:val="24"/>
          <w:szCs w:val="24"/>
        </w:rPr>
        <w:t>FeatureCounts</w:t>
      </w:r>
      <w:r w:rsidR="007632B4">
        <w:rPr>
          <w:i/>
          <w:color w:val="000000"/>
          <w:sz w:val="24"/>
          <w:szCs w:val="24"/>
        </w:rPr>
        <w:fldChar w:fldCharType="begin"/>
      </w:r>
      <w:r w:rsidR="007632B4">
        <w:rPr>
          <w:i/>
          <w:color w:val="000000"/>
          <w:sz w:val="24"/>
          <w:szCs w:val="24"/>
        </w:rPr>
        <w:instrText xml:space="preserve"> ADDIN ZOTERO_ITEM CSL_CITATION {"citationID":"IweMiN1s","properties":{"formattedCitation":"\\super 58\\nosupersub{}","plainCitation":"58","noteIndex":0},"citationItems":[{"id":281,"uris":["http://zotero.org/users/7217550/items/TMU659FD"],"uri":["http://zotero.org/users/7217550/items/TMU659FD"],"itemData":{"id":281,"type":"article-journal","abstract":"Motivation: Next-generation sequencing technologies generate millions of short sequence reads, which are usually aligned to a reference genome. In many applications, the key information required for downstream analysis is the number of reads mapping to each genomic feature, for example to each exon or each gene. The process of counting reads is called read summarization. Read summarization is required for a great variety of genomic analyses but has so far received relatively little attention in the literature.Results: We present featureCounts, a read summarization program suitable for counting reads generated from either RNA or genomic DNA sequencing experiments. featureCounts implements highly efficient chromosome hashing and feature blocking techniques. It is considerably faster than existing methods (by an order of magnitude for gene-level summarization) and requires far less computer memory. It works with either single or paired-end reads and provides a wide range of options appropriate for different sequencing applications.Availability and implementation: featureCounts is available under GNU General Public License as part of the Subread (http://subread.sourceforge.net) or Rsubread (http://www.bioconductor.org) software packages.Contact: shi@wehi.edu.au","container-title":"Bioinformatics","DOI":"10.1093/bioinformatics/btt656","ISSN":"1367-4803","issue":"7","journalAbbreviation":"Bioinformatics","page":"923-930","source":"Silverchair","title":"featureCounts: an efficient general purpose program for assigning sequence reads to genomic features","title-short":"featureCounts","volume":"30","author":[{"family":"Liao","given":"Yang"},{"family":"Smyth","given":"Gordon K."},{"family":"Shi","given":"Wei"}],"issued":{"date-parts":[["2014",4,1]]}}}],"schema":"https://github.com/citation-style-language/schema/raw/master/csl-citation.json"} </w:instrText>
      </w:r>
      <w:r w:rsidR="007632B4">
        <w:rPr>
          <w:i/>
          <w:color w:val="000000"/>
          <w:sz w:val="24"/>
          <w:szCs w:val="24"/>
        </w:rPr>
        <w:fldChar w:fldCharType="separate"/>
      </w:r>
      <w:r w:rsidR="007632B4" w:rsidRPr="007632B4">
        <w:rPr>
          <w:color w:val="000000"/>
          <w:sz w:val="24"/>
          <w:vertAlign w:val="superscript"/>
        </w:rPr>
        <w:t>58</w:t>
      </w:r>
      <w:r w:rsidR="007632B4">
        <w:rPr>
          <w:i/>
          <w:color w:val="000000"/>
          <w:sz w:val="24"/>
          <w:szCs w:val="24"/>
        </w:rPr>
        <w:fldChar w:fldCharType="end"/>
      </w:r>
      <w:del w:id="131" w:author="Microsoft Office User" w:date="2022-02-25T17:14:00Z">
        <w:r w:rsidDel="007632B4">
          <w:rPr>
            <w:color w:val="000000"/>
            <w:sz w:val="24"/>
            <w:szCs w:val="24"/>
            <w:vertAlign w:val="superscript"/>
          </w:rPr>
          <w:delText>57</w:delText>
        </w:r>
      </w:del>
      <w:r>
        <w:rPr>
          <w:color w:val="000000"/>
          <w:sz w:val="24"/>
          <w:szCs w:val="24"/>
        </w:rPr>
        <w:t xml:space="preserve"> with the ‘-p’ and ‘-O’ arguments were then used to extract the number of reads per functional category. </w:t>
      </w:r>
    </w:p>
    <w:p w14:paraId="26A584B6" w14:textId="497DE89C" w:rsidR="00C1497F" w:rsidRDefault="00393347">
      <w:pPr>
        <w:pBdr>
          <w:top w:val="nil"/>
          <w:left w:val="nil"/>
          <w:bottom w:val="nil"/>
          <w:right w:val="nil"/>
          <w:between w:val="nil"/>
        </w:pBdr>
        <w:rPr>
          <w:color w:val="000000"/>
          <w:sz w:val="24"/>
          <w:szCs w:val="24"/>
        </w:rPr>
      </w:pPr>
      <w:r>
        <w:rPr>
          <w:b/>
          <w:color w:val="000000"/>
          <w:sz w:val="24"/>
          <w:szCs w:val="24"/>
        </w:rPr>
        <w:lastRenderedPageBreak/>
        <w:t xml:space="preserve">Logistic regression classification of cryospheric bacterial communities. </w:t>
      </w:r>
      <w:r>
        <w:rPr>
          <w:color w:val="000000"/>
          <w:sz w:val="24"/>
          <w:szCs w:val="24"/>
        </w:rPr>
        <w:t xml:space="preserve">The Logistic regression implemented in </w:t>
      </w:r>
      <w:r>
        <w:rPr>
          <w:i/>
          <w:color w:val="000000"/>
          <w:sz w:val="24"/>
          <w:szCs w:val="24"/>
        </w:rPr>
        <w:t>scikit-learn</w:t>
      </w:r>
      <w:r>
        <w:rPr>
          <w:color w:val="000000"/>
          <w:sz w:val="24"/>
          <w:szCs w:val="24"/>
        </w:rPr>
        <w:t xml:space="preserve"> python module (version 0.23.2) was trained on presence-absence ASV tables to classify cryospheric samples</w:t>
      </w:r>
      <w:r w:rsidR="007632B4">
        <w:rPr>
          <w:color w:val="000000"/>
          <w:sz w:val="24"/>
          <w:szCs w:val="24"/>
        </w:rPr>
        <w:fldChar w:fldCharType="begin"/>
      </w:r>
      <w:r w:rsidR="007632B4">
        <w:rPr>
          <w:color w:val="000000"/>
          <w:sz w:val="24"/>
          <w:szCs w:val="24"/>
        </w:rPr>
        <w:instrText xml:space="preserve"> ADDIN ZOTERO_ITEM CSL_CITATION {"citationID":"RYpaBikr","properties":{"formattedCitation":"\\super 59\\nosupersub{}","plainCitation":"59","noteIndex":0},"citationItems":[{"id":280,"uris":["http://zotero.org/users/7217550/items/8H9SC9EC"],"uri":["http://zotero.org/users/7217550/items/8H9SC9EC"],"itemData":{"id":280,"type":"article-journal","container-title":"the Journal of machine Learning research","note":"publisher: JMLR. org","page":"2825–2830","title":"Scikit-learn: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7632B4">
        <w:rPr>
          <w:color w:val="000000"/>
          <w:sz w:val="24"/>
          <w:szCs w:val="24"/>
        </w:rPr>
        <w:fldChar w:fldCharType="separate"/>
      </w:r>
      <w:r w:rsidR="007632B4" w:rsidRPr="007632B4">
        <w:rPr>
          <w:color w:val="000000"/>
          <w:sz w:val="24"/>
          <w:vertAlign w:val="superscript"/>
        </w:rPr>
        <w:t>59</w:t>
      </w:r>
      <w:r w:rsidR="007632B4">
        <w:rPr>
          <w:color w:val="000000"/>
          <w:sz w:val="24"/>
          <w:szCs w:val="24"/>
        </w:rPr>
        <w:fldChar w:fldCharType="end"/>
      </w:r>
      <w:del w:id="132" w:author="Microsoft Office User" w:date="2022-02-25T17:14:00Z">
        <w:r w:rsidDel="007632B4">
          <w:rPr>
            <w:color w:val="000000"/>
            <w:sz w:val="24"/>
            <w:szCs w:val="24"/>
            <w:vertAlign w:val="superscript"/>
          </w:rPr>
          <w:delText>58</w:delText>
        </w:r>
      </w:del>
      <w:r>
        <w:rPr>
          <w:color w:val="000000"/>
          <w:sz w:val="24"/>
          <w:szCs w:val="24"/>
        </w:rPr>
        <w:t>. To reduce the amount of ASVs considered, the table was filtered based on relative abundance: presence was defined at a 0.005 relative abundance threshold. A 10-fold cross-validation (CV) was ran and balanced accuracy was averaged across the CVs. The C parameter controlling the L2 penalisation was optimized testing 30 values linearly distributed between 0.01 and 0.5, the one with the best balanced accuracy (averaged values of 5 random iterations of 5-fold cross validation, means of PP1 and PP2 values were averaged) was selected (C= 0.</w:t>
      </w:r>
      <w:ins w:id="133" w:author="Microsoft Office User" w:date="2022-02-25T17:16:00Z">
        <w:r w:rsidR="007632B4" w:rsidRPr="007632B4">
          <w:t xml:space="preserve"> </w:t>
        </w:r>
        <w:r w:rsidR="007632B4" w:rsidRPr="007632B4">
          <w:rPr>
            <w:color w:val="000000"/>
            <w:sz w:val="24"/>
            <w:szCs w:val="24"/>
          </w:rPr>
          <w:t>178966</w:t>
        </w:r>
      </w:ins>
      <w:del w:id="134" w:author="Microsoft Office User" w:date="2022-02-25T17:16:00Z">
        <w:r w:rsidDel="007632B4">
          <w:rPr>
            <w:color w:val="000000"/>
            <w:sz w:val="24"/>
            <w:szCs w:val="24"/>
          </w:rPr>
          <w:delText>246552</w:delText>
        </w:r>
      </w:del>
      <w:r>
        <w:rPr>
          <w:color w:val="000000"/>
          <w:sz w:val="24"/>
          <w:szCs w:val="24"/>
        </w:rPr>
        <w:t xml:space="preserve">).  ROC curves were plotted using the ‘plot_roc_curve’ function of the scikit-learn python module. Balanced accuracy, precision and recall were computed using the ‘accuracy_score’, ‘precision_score’ and ‘recall_score’ methods, respectively, with sample weights correcting for the sample size of the cryospheric and non-cryospheric datasets (Extended data Table 1). The different accuracy metrics values for the classifiers can be found in table S1. Odds ratios were calculated using the exponent of the </w:t>
      </w:r>
      <w:ins w:id="135" w:author="Microsoft Office User" w:date="2022-02-25T17:16:00Z">
        <w:r w:rsidR="00CB28FB">
          <w:rPr>
            <w:color w:val="000000"/>
            <w:sz w:val="24"/>
            <w:szCs w:val="24"/>
          </w:rPr>
          <w:t xml:space="preserve">logistice models </w:t>
        </w:r>
      </w:ins>
      <w:r>
        <w:rPr>
          <w:color w:val="000000"/>
          <w:sz w:val="24"/>
          <w:szCs w:val="24"/>
        </w:rPr>
        <w:t>coefficients. The tables containing the ASVs logistic regressions odds ratios can be found in the Data folder available on Zenodo under the name ‘PP1_Logistic_coefs.csv’ and ‘PP2_Logistic_coefs.csv’ for PP1 and PP2, respectively.</w:t>
      </w:r>
    </w:p>
    <w:p w14:paraId="36E10F3D" w14:textId="3D5119EC" w:rsidR="00C1497F" w:rsidRDefault="00393347">
      <w:pPr>
        <w:pBdr>
          <w:top w:val="nil"/>
          <w:left w:val="nil"/>
          <w:bottom w:val="nil"/>
          <w:right w:val="nil"/>
          <w:between w:val="nil"/>
        </w:pBdr>
        <w:rPr>
          <w:b/>
          <w:color w:val="000000"/>
          <w:sz w:val="24"/>
          <w:szCs w:val="24"/>
        </w:rPr>
      </w:pPr>
      <w:r>
        <w:rPr>
          <w:b/>
          <w:color w:val="000000"/>
          <w:sz w:val="24"/>
          <w:szCs w:val="24"/>
        </w:rPr>
        <w:t xml:space="preserve">Phylogenetic analyses. </w:t>
      </w:r>
      <w:r>
        <w:rPr>
          <w:color w:val="000000"/>
          <w:sz w:val="24"/>
          <w:szCs w:val="24"/>
        </w:rPr>
        <w:t xml:space="preserve">Phylogenetic trees were built using the set of ASVs found in the dataset used for the logistic regression classification. Due to the different 16S regions targeted, phylogenies for both PP1 and PP2 datasets were constructed separately. The ASVs sequences were aligned using the </w:t>
      </w:r>
      <w:r>
        <w:rPr>
          <w:i/>
          <w:color w:val="000000"/>
          <w:sz w:val="24"/>
          <w:szCs w:val="24"/>
        </w:rPr>
        <w:t>FFT-NS-2</w:t>
      </w:r>
      <w:r>
        <w:rPr>
          <w:color w:val="000000"/>
          <w:sz w:val="24"/>
          <w:szCs w:val="24"/>
        </w:rPr>
        <w:t xml:space="preserve"> algorithm implemented in the </w:t>
      </w:r>
      <w:r>
        <w:rPr>
          <w:i/>
          <w:color w:val="000000"/>
          <w:sz w:val="24"/>
          <w:szCs w:val="24"/>
        </w:rPr>
        <w:t>Mafft</w:t>
      </w:r>
      <w:r>
        <w:rPr>
          <w:color w:val="000000"/>
          <w:sz w:val="24"/>
          <w:szCs w:val="24"/>
        </w:rPr>
        <w:t xml:space="preserve"> aligner with default parameters</w:t>
      </w:r>
      <w:r w:rsidR="00CB28FB">
        <w:rPr>
          <w:color w:val="000000"/>
          <w:sz w:val="24"/>
          <w:szCs w:val="24"/>
        </w:rPr>
        <w:fldChar w:fldCharType="begin"/>
      </w:r>
      <w:r w:rsidR="00CB28FB">
        <w:rPr>
          <w:color w:val="000000"/>
          <w:sz w:val="24"/>
          <w:szCs w:val="24"/>
        </w:rPr>
        <w:instrText xml:space="preserve"> ADDIN ZOTERO_ITEM CSL_CITATION {"citationID":"riOPDfUl","properties":{"formattedCitation":"\\super 60\\nosupersub{}","plainCitation":"60","noteIndex":0},"citationItems":[{"id":1093,"uris":["http://zotero.org/users/7217550/items/DWBDJWS5"],"uri":["http://zotero.org/users/7217550/items/DWBDJWS5"],"itemData":{"id":1093,"type":"article-journal","abstract":"Abstract.  We report a major update of the MAFFT multiple sequence alignment program. This version has several new features, including options for adding unalig","container-title":"Molecular Biology and Evolution","DOI":"10.1093/molbev/mst010","ISSN":"0737-4038","issue":"4","journalAbbreviation":"Mol Biol Evol","language":"en","page":"772-780","source":"academic.oup.com","title":"MAFFT Multiple Sequence Alignment Software Version 7: Improvements in Performance and Usability","title-short":"MAFFT Multiple Sequence Alignment Software Version 7","volume":"30","author":[{"family":"Katoh","given":"Kazutaka"},{"family":"Standley","given":"Daron M."}],"issued":{"date-parts":[["2013",4,1]]}}}],"schema":"https://github.com/citation-style-language/schema/raw/master/csl-citation.json"} </w:instrText>
      </w:r>
      <w:r w:rsidR="00CB28FB">
        <w:rPr>
          <w:color w:val="000000"/>
          <w:sz w:val="24"/>
          <w:szCs w:val="24"/>
        </w:rPr>
        <w:fldChar w:fldCharType="separate"/>
      </w:r>
      <w:r w:rsidR="00CB28FB" w:rsidRPr="00CB28FB">
        <w:rPr>
          <w:color w:val="000000"/>
          <w:sz w:val="24"/>
          <w:vertAlign w:val="superscript"/>
        </w:rPr>
        <w:t>60</w:t>
      </w:r>
      <w:r w:rsidR="00CB28FB">
        <w:rPr>
          <w:color w:val="000000"/>
          <w:sz w:val="24"/>
          <w:szCs w:val="24"/>
        </w:rPr>
        <w:fldChar w:fldCharType="end"/>
      </w:r>
      <w:del w:id="136" w:author="Microsoft Office User" w:date="2022-02-25T17:16:00Z">
        <w:r w:rsidDel="00CB28FB">
          <w:rPr>
            <w:color w:val="000000"/>
            <w:sz w:val="24"/>
            <w:szCs w:val="24"/>
            <w:vertAlign w:val="superscript"/>
          </w:rPr>
          <w:delText>59</w:delText>
        </w:r>
      </w:del>
      <w:r>
        <w:rPr>
          <w:color w:val="000000"/>
          <w:sz w:val="24"/>
          <w:szCs w:val="24"/>
        </w:rPr>
        <w:t xml:space="preserve">. The alignments were subsequently trimmed using </w:t>
      </w:r>
      <w:r>
        <w:rPr>
          <w:i/>
          <w:color w:val="000000"/>
          <w:sz w:val="24"/>
          <w:szCs w:val="24"/>
        </w:rPr>
        <w:t>TrimAl</w:t>
      </w:r>
      <w:r>
        <w:rPr>
          <w:color w:val="000000"/>
          <w:sz w:val="24"/>
          <w:szCs w:val="24"/>
        </w:rPr>
        <w:t xml:space="preserve"> with the ‘-gt 0.95’ parameter, and the trees built using </w:t>
      </w:r>
      <w:r>
        <w:rPr>
          <w:i/>
          <w:color w:val="000000"/>
          <w:sz w:val="24"/>
          <w:szCs w:val="24"/>
        </w:rPr>
        <w:t>IQ-TREE</w:t>
      </w:r>
      <w:r>
        <w:rPr>
          <w:color w:val="000000"/>
          <w:sz w:val="24"/>
          <w:szCs w:val="24"/>
        </w:rPr>
        <w:t xml:space="preserve"> with the </w:t>
      </w:r>
      <w:r>
        <w:rPr>
          <w:i/>
          <w:color w:val="000000"/>
          <w:sz w:val="24"/>
          <w:szCs w:val="24"/>
        </w:rPr>
        <w:t>GTR</w:t>
      </w:r>
      <w:r>
        <w:rPr>
          <w:color w:val="000000"/>
          <w:sz w:val="24"/>
          <w:szCs w:val="24"/>
        </w:rPr>
        <w:t xml:space="preserve"> model of nucleotide substitution and the ‘-fast’ option</w:t>
      </w:r>
      <w:r w:rsidR="00CB28FB">
        <w:rPr>
          <w:color w:val="000000"/>
          <w:sz w:val="24"/>
          <w:szCs w:val="24"/>
        </w:rPr>
        <w:fldChar w:fldCharType="begin"/>
      </w:r>
      <w:r w:rsidR="00CB28FB">
        <w:rPr>
          <w:color w:val="000000"/>
          <w:sz w:val="24"/>
          <w:szCs w:val="24"/>
        </w:rPr>
        <w:instrText xml:space="preserve"> ADDIN ZOTERO_ITEM CSL_CITATION {"citationID":"sVoLhFAp","properties":{"formattedCitation":"\\super 61,62\\nosupersub{}","plainCitation":"61,62","noteIndex":0},"citationItems":[{"id":266,"uris":["http://zotero.org/users/7217550/items/X6G38V5E"],"uri":["http://zotero.org/users/7217550/items/X6G38V5E"],"itemData":{"id":266,"type":"article-journal","abstract":"Summary: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http://trimal.cgenomics.org/publications.Contact:tgabaldon@crg.es","container-title":"Bioinformatics","DOI":"10.1093/bioinformatics/btp348","ISSN":"1367-4803","issue":"15","journalAbbreviation":"Bioinformatics","page":"1972-1973","source":"Silverchair","title":"trimAl: a tool for automated alignment trimming in large-scale phylogenetic analyses","title-short":"trimAl","volume":"25","author":[{"family":"Capella-Gutiérrez","given":"Salvador"},{"family":"Silla-Martínez","given":"José M."},{"family":"Gabaldón","given":"Toni"}],"issued":{"date-parts":[["2009",8,1]]}}},{"id":265,"uris":["http://zotero.org/users/7217550/items/RIEFUY7Y"],"uri":["http://zotero.org/users/7217550/items/RIEFUY7Y"],"itemData":{"id":265,"type":"article-journal","abstract":"Large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http://www.cibiv.at/software/iqtree.","container-title":"Molecular Biology and Evolution","DOI":"10.1093/molbev/msu300","ISSN":"0737-4038","issue":"1","journalAbbreviation":"Molecular Biology and Evolution","page":"268-274","source":"Silverchair","title":"IQ-TREE: A Fast and Effective Stochastic Algorithm for Estimating Maximum-Likelihood Phylogenies","title-short":"IQ-TREE","volume":"32","author":[{"family":"Nguyen","given":"Lam-Tung"},{"family":"Schmidt","given":"Heiko A."},{"family":"Haeseler","given":"Arndt","non-dropping-particle":"von"},{"family":"Minh","given":"Bui Quang"}],"issued":{"date-parts":[["2015",1,1]]}}}],"schema":"https://github.com/citation-style-language/schema/raw/master/csl-citation.json"} </w:instrText>
      </w:r>
      <w:r w:rsidR="00CB28FB">
        <w:rPr>
          <w:color w:val="000000"/>
          <w:sz w:val="24"/>
          <w:szCs w:val="24"/>
        </w:rPr>
        <w:fldChar w:fldCharType="separate"/>
      </w:r>
      <w:r w:rsidR="00CB28FB" w:rsidRPr="00CB28FB">
        <w:rPr>
          <w:color w:val="000000"/>
          <w:sz w:val="24"/>
          <w:vertAlign w:val="superscript"/>
        </w:rPr>
        <w:t>61,62</w:t>
      </w:r>
      <w:r w:rsidR="00CB28FB">
        <w:rPr>
          <w:color w:val="000000"/>
          <w:sz w:val="24"/>
          <w:szCs w:val="24"/>
        </w:rPr>
        <w:fldChar w:fldCharType="end"/>
      </w:r>
      <w:del w:id="137" w:author="Microsoft Office User" w:date="2022-02-25T17:16:00Z">
        <w:r w:rsidDel="00CB28FB">
          <w:rPr>
            <w:color w:val="000000"/>
            <w:sz w:val="24"/>
            <w:szCs w:val="24"/>
            <w:vertAlign w:val="superscript"/>
          </w:rPr>
          <w:delText>60,61</w:delText>
        </w:r>
      </w:del>
      <w:r>
        <w:rPr>
          <w:color w:val="000000"/>
          <w:sz w:val="24"/>
          <w:szCs w:val="24"/>
        </w:rPr>
        <w:t xml:space="preserve">. Phylogenetic tree visualisations were created using the </w:t>
      </w:r>
      <w:r>
        <w:rPr>
          <w:i/>
          <w:color w:val="000000"/>
          <w:sz w:val="24"/>
          <w:szCs w:val="24"/>
        </w:rPr>
        <w:t>ggtree</w:t>
      </w:r>
      <w:r>
        <w:rPr>
          <w:color w:val="000000"/>
          <w:sz w:val="24"/>
          <w:szCs w:val="24"/>
        </w:rPr>
        <w:t xml:space="preserve"> and </w:t>
      </w:r>
      <w:r>
        <w:rPr>
          <w:i/>
          <w:color w:val="000000"/>
          <w:sz w:val="24"/>
          <w:szCs w:val="24"/>
        </w:rPr>
        <w:t>ggtreeExtra</w:t>
      </w:r>
      <w:r>
        <w:rPr>
          <w:color w:val="000000"/>
          <w:sz w:val="24"/>
          <w:szCs w:val="24"/>
        </w:rPr>
        <w:t xml:space="preserve"> R packages</w:t>
      </w:r>
      <w:r w:rsidR="00CB28FB">
        <w:rPr>
          <w:color w:val="000000"/>
          <w:sz w:val="24"/>
          <w:szCs w:val="24"/>
        </w:rPr>
        <w:fldChar w:fldCharType="begin"/>
      </w:r>
      <w:r w:rsidR="00CB28FB">
        <w:rPr>
          <w:color w:val="000000"/>
          <w:sz w:val="24"/>
          <w:szCs w:val="24"/>
        </w:rPr>
        <w:instrText xml:space="preserve"> ADDIN ZOTERO_ITEM CSL_CITATION {"citationID":"bjOX5d9m","properties":{"formattedCitation":"\\super 63,64\\nosupersub{}","plainCitation":"63,64","noteIndex":0},"citationItems":[{"id":3872,"uris":["http://zotero.org/users/7217550/items/MZ9VU9TS"],"uri":["http://zotero.org/users/7217550/items/MZ9VU9TS"],"itemData":{"id":3872,"type":"article-journal","abstract":"Ggtree is a comprehensive R package for visualizing and annotating phylogenetic trees with associated data. It can also map and visualize associated external data on phylogenies with two general methods. Method 1 allows external data to be mapped on the tree structure and used as visual characteristic in tree and data visualization. Method 2 plots the data with the tree side by side using different geometric functions after reordering the data based on the tree structure. These two methods integrate data with phylogeny for further exploration and comparison in the evolutionary biology context. Ggtree is available from http://www.bioconductor.org/packages/ggtree.","container-title":"Molecular Biology and Evolution","DOI":"10.1093/molbev/msy194","ISSN":"0737-4038","issue":"12","journalAbbreviation":"Molecular Biology and Evolution","page":"3041-3043","source":"Silverchair","title":"Two Methods for Mapping and Visualizing Associated Data on Phylogeny Using Ggtree","volume":"35","author":[{"family":"Yu","given":"Guangchuang"},{"family":"Lam","given":"Tommy Tsan-Yuk"},{"family":"Zhu","given":"Huachen"},{"family":"Guan","given":"Yi"}],"issued":{"date-parts":[["2018",12,1]]}}},{"id":3871,"uris":["http://zotero.org/users/7217550/items/WK56H6KD"],"uri":["http://zotero.org/users/7217550/items/WK56H6KD"],"itemData":{"id":3871,"type":"article-journal","title":"ggtreeExtra: Compact visualization of richly annotated phylogenetic data","author":[{"family":"Yu","given":"Guangchuang"},{"family":"Dai","given":"Zehan"},{"family":"Guo","given":"Pingfan"},{"family":"Fu","given":"Xiaocong"},{"family":"Liu","given":"Shanshan"},{"family":"Zhou","given":"Lang"},{"family":"Tang","given":"Wenli"},{"family":"Feng","given":"Tingze"},{"family":"Chen","given":"Meijun"},{"family":"Zhan","given":"Li"},{"literal":"others"}],"issued":{"date-parts":[["2021"]]}}}],"schema":"https://github.com/citation-style-language/schema/raw/master/csl-citation.json"} </w:instrText>
      </w:r>
      <w:r w:rsidR="00CB28FB">
        <w:rPr>
          <w:color w:val="000000"/>
          <w:sz w:val="24"/>
          <w:szCs w:val="24"/>
        </w:rPr>
        <w:fldChar w:fldCharType="separate"/>
      </w:r>
      <w:r w:rsidR="00CB28FB" w:rsidRPr="00CB28FB">
        <w:rPr>
          <w:color w:val="000000"/>
          <w:sz w:val="24"/>
          <w:vertAlign w:val="superscript"/>
        </w:rPr>
        <w:t>63,64</w:t>
      </w:r>
      <w:r w:rsidR="00CB28FB">
        <w:rPr>
          <w:color w:val="000000"/>
          <w:sz w:val="24"/>
          <w:szCs w:val="24"/>
        </w:rPr>
        <w:fldChar w:fldCharType="end"/>
      </w:r>
      <w:del w:id="138" w:author="Microsoft Office User" w:date="2022-02-25T17:17:00Z">
        <w:r w:rsidDel="00CB28FB">
          <w:rPr>
            <w:color w:val="000000"/>
            <w:sz w:val="24"/>
            <w:szCs w:val="24"/>
            <w:vertAlign w:val="superscript"/>
          </w:rPr>
          <w:delText>62,63</w:delText>
        </w:r>
      </w:del>
      <w:r>
        <w:rPr>
          <w:color w:val="000000"/>
          <w:sz w:val="24"/>
          <w:szCs w:val="24"/>
        </w:rPr>
        <w:t>. Only positive coefficients showing enriched presence in cryospheric environments are shown in the phylogenetic barplots (Fig. 1). The number of ASVs with an odds ratio above 1 was shown for taxonomic summaries (Extended data Figure 1B &amp; C).</w:t>
      </w:r>
    </w:p>
    <w:p w14:paraId="731257D2" w14:textId="7EC6C763" w:rsidR="00C1497F" w:rsidRDefault="00393347">
      <w:pPr>
        <w:rPr>
          <w:sz w:val="24"/>
          <w:szCs w:val="24"/>
        </w:rPr>
      </w:pPr>
      <w:r>
        <w:rPr>
          <w:i/>
          <w:sz w:val="24"/>
          <w:szCs w:val="24"/>
        </w:rPr>
        <w:t>ß</w:t>
      </w:r>
      <w:r>
        <w:rPr>
          <w:sz w:val="24"/>
          <w:szCs w:val="24"/>
        </w:rPr>
        <w:t>-diversity phylogenetic metrics (</w:t>
      </w:r>
      <w:r>
        <w:rPr>
          <w:i/>
          <w:sz w:val="24"/>
          <w:szCs w:val="24"/>
        </w:rPr>
        <w:t>Sorensen’s Index and ß-MNTD)</w:t>
      </w:r>
      <w:r>
        <w:rPr>
          <w:sz w:val="24"/>
          <w:szCs w:val="24"/>
        </w:rPr>
        <w:t xml:space="preserve"> were computed using the ‘phylosor’ and ‘comdistnt’ functions of the </w:t>
      </w:r>
      <w:r>
        <w:rPr>
          <w:i/>
          <w:sz w:val="24"/>
          <w:szCs w:val="24"/>
        </w:rPr>
        <w:t>Picante</w:t>
      </w:r>
      <w:r>
        <w:rPr>
          <w:sz w:val="24"/>
          <w:szCs w:val="24"/>
        </w:rPr>
        <w:t xml:space="preserve"> R package</w:t>
      </w:r>
      <w:r w:rsidR="00CB28FB">
        <w:rPr>
          <w:sz w:val="24"/>
          <w:szCs w:val="24"/>
        </w:rPr>
        <w:fldChar w:fldCharType="begin"/>
      </w:r>
      <w:r w:rsidR="00CB28FB">
        <w:rPr>
          <w:sz w:val="24"/>
          <w:szCs w:val="24"/>
        </w:rPr>
        <w:instrText xml:space="preserve"> ADDIN ZOTERO_ITEM CSL_CITATION {"citationID":"Em83sg0S","properties":{"formattedCitation":"\\super 65\\nosupersub{}","plainCitation":"65","noteIndex":0},"citationItems":[{"id":3892,"uris":["http://zotero.org/users/7217550/items/A8PQ6KXE"],"uri":["http://zotero.org/users/7217550/items/A8PQ6KXE"],"itemData":{"id":3892,"type":"article-journal","abstract":"Summary: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interactions.Availability: Picante is a package for the R statistical language and environment written in R and C, released under a GPL v2 open-source license, and freely available on the web (http://picante.r-forge.r-project.org) and from CRAN (http://cran.r-project.org).Contact:skembel@uoregon.edu","container-title":"Bioinformatics","DOI":"10.1093/bioinformatics/btq166","ISSN":"1367-4803","issue":"11","journalAbbreviation":"Bioinformatics","page":"1463-1464","source":"Silverchair","title":"Picante: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CB28FB">
        <w:rPr>
          <w:sz w:val="24"/>
          <w:szCs w:val="24"/>
        </w:rPr>
        <w:fldChar w:fldCharType="separate"/>
      </w:r>
      <w:r w:rsidR="00CB28FB" w:rsidRPr="00CB28FB">
        <w:rPr>
          <w:sz w:val="24"/>
          <w:vertAlign w:val="superscript"/>
        </w:rPr>
        <w:t>65</w:t>
      </w:r>
      <w:r w:rsidR="00CB28FB">
        <w:rPr>
          <w:sz w:val="24"/>
          <w:szCs w:val="24"/>
        </w:rPr>
        <w:fldChar w:fldCharType="end"/>
      </w:r>
      <w:del w:id="139" w:author="Microsoft Office User" w:date="2022-02-25T17:17:00Z">
        <w:r w:rsidDel="00CB28FB">
          <w:rPr>
            <w:sz w:val="24"/>
            <w:szCs w:val="24"/>
            <w:vertAlign w:val="superscript"/>
          </w:rPr>
          <w:delText>64</w:delText>
        </w:r>
      </w:del>
      <w:r>
        <w:rPr>
          <w:sz w:val="24"/>
          <w:szCs w:val="24"/>
        </w:rPr>
        <w:t xml:space="preserve">, using custom functions to compute pairwise comparisons. For each metric, 50 iterations were performed where we calculated the pairwise distances between and within 50 cryospheric, and 50 non-cryospheric </w:t>
      </w:r>
      <w:r>
        <w:rPr>
          <w:sz w:val="24"/>
          <w:szCs w:val="24"/>
        </w:rPr>
        <w:lastRenderedPageBreak/>
        <w:t xml:space="preserve">samples. This random sub-sampling approach was chosen to reduce computing time. Kruskal-Wallis tests were used to determine whether the distribution was different across groups, and </w:t>
      </w:r>
      <w:r>
        <w:rPr>
          <w:i/>
          <w:sz w:val="24"/>
          <w:szCs w:val="24"/>
        </w:rPr>
        <w:t>Wilcoxon tests</w:t>
      </w:r>
      <w:r>
        <w:rPr>
          <w:sz w:val="24"/>
          <w:szCs w:val="24"/>
        </w:rPr>
        <w:t xml:space="preserve"> were used to calculate pairwise post-hoc comparisons. Sample specific calculations of </w:t>
      </w:r>
      <w:r>
        <w:rPr>
          <w:rFonts w:ascii="Cambria Math" w:eastAsia="Cambria Math" w:hAnsi="Cambria Math" w:cs="Cambria Math"/>
          <w:i/>
          <w:sz w:val="24"/>
          <w:szCs w:val="24"/>
        </w:rPr>
        <w:t>⍺</w:t>
      </w:r>
      <w:r>
        <w:rPr>
          <w:i/>
          <w:sz w:val="24"/>
          <w:szCs w:val="24"/>
        </w:rPr>
        <w:t>-PD (and species richness),</w:t>
      </w:r>
      <w:r>
        <w:rPr>
          <w:sz w:val="24"/>
          <w:szCs w:val="24"/>
        </w:rPr>
        <w:t xml:space="preserve"> </w:t>
      </w:r>
      <w:r>
        <w:rPr>
          <w:rFonts w:ascii="Cambria Math" w:eastAsia="Cambria Math" w:hAnsi="Cambria Math" w:cs="Cambria Math"/>
          <w:i/>
          <w:sz w:val="24"/>
          <w:szCs w:val="24"/>
        </w:rPr>
        <w:t>⍺</w:t>
      </w:r>
      <w:r>
        <w:rPr>
          <w:i/>
          <w:sz w:val="24"/>
          <w:szCs w:val="24"/>
        </w:rPr>
        <w:t>-MPD</w:t>
      </w:r>
      <w:r>
        <w:rPr>
          <w:sz w:val="24"/>
          <w:szCs w:val="24"/>
        </w:rPr>
        <w:t xml:space="preserve"> and </w:t>
      </w:r>
      <w:r>
        <w:rPr>
          <w:rFonts w:ascii="Cambria Math" w:eastAsia="Cambria Math" w:hAnsi="Cambria Math" w:cs="Cambria Math"/>
          <w:i/>
          <w:sz w:val="24"/>
          <w:szCs w:val="24"/>
        </w:rPr>
        <w:t>⍺</w:t>
      </w:r>
      <w:r>
        <w:rPr>
          <w:i/>
          <w:sz w:val="24"/>
          <w:szCs w:val="24"/>
        </w:rPr>
        <w:t>-MNTD</w:t>
      </w:r>
      <w:r>
        <w:rPr>
          <w:sz w:val="24"/>
          <w:szCs w:val="24"/>
        </w:rPr>
        <w:t xml:space="preserve"> were computed using the ‘pd’, ‘mpd’ and ‘mntd’ functions of the </w:t>
      </w:r>
      <w:r>
        <w:rPr>
          <w:i/>
          <w:sz w:val="24"/>
          <w:szCs w:val="24"/>
        </w:rPr>
        <w:t>Picante</w:t>
      </w:r>
      <w:r>
        <w:rPr>
          <w:sz w:val="24"/>
          <w:szCs w:val="24"/>
        </w:rPr>
        <w:t xml:space="preserve"> R package</w:t>
      </w:r>
      <w:r w:rsidR="00CB28FB">
        <w:rPr>
          <w:sz w:val="24"/>
          <w:szCs w:val="24"/>
        </w:rPr>
        <w:fldChar w:fldCharType="begin"/>
      </w:r>
      <w:r w:rsidR="00CB28FB">
        <w:rPr>
          <w:sz w:val="24"/>
          <w:szCs w:val="24"/>
        </w:rPr>
        <w:instrText xml:space="preserve"> ADDIN ZOTERO_ITEM CSL_CITATION {"citationID":"ZqzNSkml","properties":{"formattedCitation":"\\super 65\\nosupersub{}","plainCitation":"65","noteIndex":0},"citationItems":[{"id":3892,"uris":["http://zotero.org/users/7217550/items/A8PQ6KXE"],"uri":["http://zotero.org/users/7217550/items/A8PQ6KXE"],"itemData":{"id":3892,"type":"article-journal","abstract":"Summary: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interactions.Availability: Picante is a package for the R statistical language and environment written in R and C, released under a GPL v2 open-source license, and freely available on the web (http://picante.r-forge.r-project.org) and from CRAN (http://cran.r-project.org).Contact:skembel@uoregon.edu","container-title":"Bioinformatics","DOI":"10.1093/bioinformatics/btq166","ISSN":"1367-4803","issue":"11","journalAbbreviation":"Bioinformatics","page":"1463-1464","source":"Silverchair","title":"Picante: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CB28FB">
        <w:rPr>
          <w:sz w:val="24"/>
          <w:szCs w:val="24"/>
        </w:rPr>
        <w:fldChar w:fldCharType="separate"/>
      </w:r>
      <w:r w:rsidR="00CB28FB" w:rsidRPr="00CB28FB">
        <w:rPr>
          <w:sz w:val="24"/>
          <w:vertAlign w:val="superscript"/>
        </w:rPr>
        <w:t>65</w:t>
      </w:r>
      <w:r w:rsidR="00CB28FB">
        <w:rPr>
          <w:sz w:val="24"/>
          <w:szCs w:val="24"/>
        </w:rPr>
        <w:fldChar w:fldCharType="end"/>
      </w:r>
      <w:del w:id="140" w:author="Microsoft Office User" w:date="2022-02-25T17:17:00Z">
        <w:r w:rsidDel="00CB28FB">
          <w:rPr>
            <w:sz w:val="24"/>
            <w:szCs w:val="24"/>
            <w:vertAlign w:val="superscript"/>
          </w:rPr>
          <w:delText>64</w:delText>
        </w:r>
      </w:del>
      <w:r>
        <w:rPr>
          <w:sz w:val="24"/>
          <w:szCs w:val="24"/>
        </w:rPr>
        <w:t xml:space="preserve">. Linear models were used to compare the values of </w:t>
      </w:r>
      <w:r>
        <w:rPr>
          <w:rFonts w:ascii="Cambria Math" w:eastAsia="Cambria Math" w:hAnsi="Cambria Math" w:cs="Cambria Math"/>
          <w:i/>
          <w:sz w:val="24"/>
          <w:szCs w:val="24"/>
        </w:rPr>
        <w:t>⍺</w:t>
      </w:r>
      <w:r>
        <w:rPr>
          <w:i/>
          <w:sz w:val="24"/>
          <w:szCs w:val="24"/>
        </w:rPr>
        <w:t>-PD</w:t>
      </w:r>
      <w:r>
        <w:rPr>
          <w:sz w:val="24"/>
          <w:szCs w:val="24"/>
        </w:rPr>
        <w:t xml:space="preserve">, </w:t>
      </w:r>
      <w:r>
        <w:rPr>
          <w:rFonts w:ascii="Cambria Math" w:eastAsia="Cambria Math" w:hAnsi="Cambria Math" w:cs="Cambria Math"/>
          <w:i/>
          <w:sz w:val="24"/>
          <w:szCs w:val="24"/>
        </w:rPr>
        <w:t>⍺</w:t>
      </w:r>
      <w:r>
        <w:rPr>
          <w:i/>
          <w:sz w:val="24"/>
          <w:szCs w:val="24"/>
        </w:rPr>
        <w:t>-MPD</w:t>
      </w:r>
      <w:r>
        <w:rPr>
          <w:sz w:val="24"/>
          <w:szCs w:val="24"/>
        </w:rPr>
        <w:t xml:space="preserve"> and </w:t>
      </w:r>
      <w:r>
        <w:rPr>
          <w:rFonts w:ascii="Cambria Math" w:eastAsia="Cambria Math" w:hAnsi="Cambria Math" w:cs="Cambria Math"/>
          <w:i/>
          <w:sz w:val="24"/>
          <w:szCs w:val="24"/>
        </w:rPr>
        <w:t>⍺</w:t>
      </w:r>
      <w:r>
        <w:rPr>
          <w:i/>
          <w:sz w:val="24"/>
          <w:szCs w:val="24"/>
        </w:rPr>
        <w:t xml:space="preserve">-MNTD </w:t>
      </w:r>
      <w:r>
        <w:rPr>
          <w:sz w:val="24"/>
          <w:szCs w:val="24"/>
        </w:rPr>
        <w:t>across samples, taking the logarithm of the species richness and the dataset (PP1 and PP2) as a fixed effect.</w:t>
      </w:r>
    </w:p>
    <w:p w14:paraId="21C00A21" w14:textId="485AA86D" w:rsidR="00C1497F" w:rsidRDefault="00393347">
      <w:pPr>
        <w:pBdr>
          <w:top w:val="nil"/>
          <w:left w:val="nil"/>
          <w:bottom w:val="nil"/>
          <w:right w:val="nil"/>
          <w:between w:val="nil"/>
        </w:pBdr>
        <w:rPr>
          <w:b/>
          <w:color w:val="000000"/>
          <w:sz w:val="24"/>
          <w:szCs w:val="24"/>
        </w:rPr>
      </w:pPr>
      <w:r>
        <w:rPr>
          <w:b/>
          <w:color w:val="000000"/>
          <w:sz w:val="24"/>
          <w:szCs w:val="24"/>
        </w:rPr>
        <w:t xml:space="preserve">Differential abundance analysis. </w:t>
      </w:r>
      <w:r>
        <w:rPr>
          <w:color w:val="000000"/>
          <w:sz w:val="24"/>
          <w:szCs w:val="24"/>
        </w:rPr>
        <w:t>Using the Silva Taxonomic information</w:t>
      </w:r>
      <w:r w:rsidR="00CB28FB">
        <w:rPr>
          <w:color w:val="000000"/>
          <w:sz w:val="24"/>
          <w:szCs w:val="24"/>
        </w:rPr>
        <w:fldChar w:fldCharType="begin"/>
      </w:r>
      <w:r w:rsidR="00173F3B">
        <w:rPr>
          <w:color w:val="000000"/>
          <w:sz w:val="24"/>
          <w:szCs w:val="24"/>
        </w:rPr>
        <w:instrText xml:space="preserve"> ADDIN ZOTERO_ITEM CSL_CITATION {"citationID":"crKuDUhT","properties":{"formattedCitation":"\\super 48\\nosupersub{}","plainCitation":"48","noteIndex":0},"citationItems":[{"id":299,"uris":["http://zotero.org/users/7217550/items/NVDLD6EF"],"uri":["http://zotero.org/users/7217550/items/NVDLD6EF"],"itemData":{"id":299,"type":"article-journal","abstract":"SILVA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CB28FB">
        <w:rPr>
          <w:color w:val="000000"/>
          <w:sz w:val="24"/>
          <w:szCs w:val="24"/>
        </w:rPr>
        <w:fldChar w:fldCharType="separate"/>
      </w:r>
      <w:r w:rsidR="00173F3B" w:rsidRPr="00173F3B">
        <w:rPr>
          <w:color w:val="000000"/>
          <w:sz w:val="24"/>
          <w:vertAlign w:val="superscript"/>
        </w:rPr>
        <w:t>48</w:t>
      </w:r>
      <w:r w:rsidR="00CB28FB">
        <w:rPr>
          <w:color w:val="000000"/>
          <w:sz w:val="24"/>
          <w:szCs w:val="24"/>
        </w:rPr>
        <w:fldChar w:fldCharType="end"/>
      </w:r>
      <w:del w:id="141" w:author="Microsoft Office User" w:date="2022-02-25T17:18:00Z">
        <w:r w:rsidDel="00CB28FB">
          <w:rPr>
            <w:color w:val="000000"/>
            <w:sz w:val="24"/>
            <w:szCs w:val="24"/>
            <w:vertAlign w:val="superscript"/>
          </w:rPr>
          <w:delText>47</w:delText>
        </w:r>
      </w:del>
      <w:r>
        <w:rPr>
          <w:color w:val="000000"/>
          <w:sz w:val="24"/>
          <w:szCs w:val="24"/>
        </w:rPr>
        <w:t xml:space="preserve">, ASV raw counts were aggregated to the genus-level using a custom R script, removing the ASVs not assigned taxonomically to the genus-level. </w:t>
      </w:r>
      <w:r>
        <w:rPr>
          <w:i/>
          <w:color w:val="000000"/>
          <w:sz w:val="24"/>
          <w:szCs w:val="24"/>
        </w:rPr>
        <w:t>Ancom v2.1</w:t>
      </w:r>
      <w:r>
        <w:rPr>
          <w:color w:val="000000"/>
          <w:sz w:val="24"/>
          <w:szCs w:val="24"/>
        </w:rPr>
        <w:t xml:space="preserve"> was used on the count data for the differential abundance analysis, using the default </w:t>
      </w:r>
      <w:r>
        <w:rPr>
          <w:i/>
          <w:color w:val="000000"/>
          <w:sz w:val="24"/>
          <w:szCs w:val="24"/>
        </w:rPr>
        <w:t>W statistic</w:t>
      </w:r>
      <w:r>
        <w:rPr>
          <w:color w:val="000000"/>
          <w:sz w:val="24"/>
          <w:szCs w:val="24"/>
        </w:rPr>
        <w:t xml:space="preserve"> threshold of 0.7</w:t>
      </w:r>
      <w:r w:rsidR="00173F3B">
        <w:rPr>
          <w:color w:val="000000"/>
          <w:sz w:val="24"/>
          <w:szCs w:val="24"/>
        </w:rPr>
        <w:fldChar w:fldCharType="begin"/>
      </w:r>
      <w:r w:rsidR="00173F3B">
        <w:rPr>
          <w:color w:val="000000"/>
          <w:sz w:val="24"/>
          <w:szCs w:val="24"/>
        </w:rPr>
        <w:instrText xml:space="preserve"> ADDIN ZOTERO_ITEM CSL_CITATION {"citationID":"Lwi51Pov","properties":{"formattedCitation":"\\super 66\\nosupersub{}","plainCitation":"66","noteIndex":0},"citationItems":[{"id":3901,"uris":["http://zotero.org/users/7217550/items/Y7MNUUJ2"],"uri":["http://zotero.org/users/7217550/items/Y7MNUUJ2"],"itemData":{"id":3901,"type":"article-journal","abstract":"Add data preprocessing function. Add volcano plot function.","DOI":"10.5281/zenodo.3577802","language":"en","source":"zenodo.org","title":"HuangLin/ANCOM: Third release of ANCOM","title-short":"HuangLin/ANCOM","URL":"https://zenodo.org/record/3577802","author":[{"family":"Lin","given":"Frederick Huang"}],"accessed":{"date-parts":[["2021",7,22]]},"issued":{"date-parts":[["2019",12,16]]}}}],"schema":"https://github.com/citation-style-language/schema/raw/master/csl-citation.json"} </w:instrText>
      </w:r>
      <w:r w:rsidR="00173F3B">
        <w:rPr>
          <w:color w:val="000000"/>
          <w:sz w:val="24"/>
          <w:szCs w:val="24"/>
        </w:rPr>
        <w:fldChar w:fldCharType="separate"/>
      </w:r>
      <w:r w:rsidR="00173F3B" w:rsidRPr="00173F3B">
        <w:rPr>
          <w:color w:val="000000"/>
          <w:sz w:val="24"/>
          <w:vertAlign w:val="superscript"/>
        </w:rPr>
        <w:t>66</w:t>
      </w:r>
      <w:r w:rsidR="00173F3B">
        <w:rPr>
          <w:color w:val="000000"/>
          <w:sz w:val="24"/>
          <w:szCs w:val="24"/>
        </w:rPr>
        <w:fldChar w:fldCharType="end"/>
      </w:r>
      <w:del w:id="142" w:author="Microsoft Office User" w:date="2022-02-25T17:18:00Z">
        <w:r w:rsidDel="00173F3B">
          <w:rPr>
            <w:color w:val="000000"/>
            <w:sz w:val="24"/>
            <w:szCs w:val="24"/>
            <w:vertAlign w:val="superscript"/>
          </w:rPr>
          <w:delText>65</w:delText>
        </w:r>
      </w:del>
      <w:r>
        <w:rPr>
          <w:color w:val="000000"/>
          <w:sz w:val="24"/>
          <w:szCs w:val="24"/>
        </w:rPr>
        <w:t>. The ‘zero-cut’ parameter was set to 0.995 to consider all bacterial genera present in at least 2</w:t>
      </w:r>
      <w:ins w:id="143" w:author="Microsoft Office User" w:date="2022-02-25T17:40:00Z">
        <w:r w:rsidR="00AA7789">
          <w:rPr>
            <w:color w:val="000000"/>
            <w:sz w:val="24"/>
            <w:szCs w:val="24"/>
          </w:rPr>
          <w:t>1</w:t>
        </w:r>
      </w:ins>
      <w:del w:id="144" w:author="Microsoft Office User" w:date="2022-02-25T17:40:00Z">
        <w:r w:rsidDel="00AA7789">
          <w:rPr>
            <w:color w:val="000000"/>
            <w:sz w:val="24"/>
            <w:szCs w:val="24"/>
          </w:rPr>
          <w:delText>0</w:delText>
        </w:r>
      </w:del>
      <w:r>
        <w:rPr>
          <w:color w:val="000000"/>
          <w:sz w:val="24"/>
          <w:szCs w:val="24"/>
        </w:rPr>
        <w:t xml:space="preserve"> samples (</w:t>
      </w:r>
      <w:r>
        <w:rPr>
          <w:i/>
          <w:color w:val="000000"/>
          <w:sz w:val="24"/>
          <w:szCs w:val="24"/>
        </w:rPr>
        <w:t xml:space="preserve">full sample size = </w:t>
      </w:r>
      <w:del w:id="145" w:author="Microsoft Office User" w:date="2022-02-25T17:18:00Z">
        <w:r w:rsidDel="00173F3B">
          <w:rPr>
            <w:i/>
            <w:color w:val="000000"/>
            <w:sz w:val="24"/>
            <w:szCs w:val="24"/>
          </w:rPr>
          <w:delText>3998</w:delText>
        </w:r>
      </w:del>
      <w:ins w:id="146" w:author="Microsoft Office User" w:date="2022-02-25T17:39:00Z">
        <w:r w:rsidR="00AA7789">
          <w:rPr>
            <w:i/>
            <w:color w:val="000000"/>
            <w:sz w:val="24"/>
            <w:szCs w:val="24"/>
          </w:rPr>
          <w:t>4247</w:t>
        </w:r>
      </w:ins>
      <w:r>
        <w:rPr>
          <w:color w:val="000000"/>
          <w:sz w:val="24"/>
          <w:szCs w:val="24"/>
        </w:rPr>
        <w:t>), and the primer pair (PP1 and PP2) variable was taken as a random effect with the rand_formula parameter ("</w:t>
      </w:r>
      <w:r>
        <w:rPr>
          <w:i/>
          <w:color w:val="000000"/>
          <w:sz w:val="24"/>
          <w:szCs w:val="24"/>
        </w:rPr>
        <w:t>~ 1 | Dataset</w:t>
      </w:r>
      <w:r>
        <w:rPr>
          <w:color w:val="000000"/>
          <w:sz w:val="24"/>
          <w:szCs w:val="24"/>
        </w:rPr>
        <w:t xml:space="preserve">"). We considered as significantly enriched genera (i.e. cryospheric genera), the ones with a </w:t>
      </w:r>
      <w:r>
        <w:rPr>
          <w:i/>
          <w:color w:val="000000"/>
          <w:sz w:val="24"/>
          <w:szCs w:val="24"/>
        </w:rPr>
        <w:t xml:space="preserve">W statistic </w:t>
      </w:r>
      <w:r>
        <w:rPr>
          <w:color w:val="000000"/>
          <w:sz w:val="24"/>
          <w:szCs w:val="24"/>
        </w:rPr>
        <w:t xml:space="preserve">above the threshold (0.7) and a positive value of </w:t>
      </w:r>
      <w:r>
        <w:rPr>
          <w:i/>
          <w:color w:val="000000"/>
          <w:sz w:val="24"/>
          <w:szCs w:val="24"/>
        </w:rPr>
        <w:t>CLR mean difference</w:t>
      </w:r>
      <w:r>
        <w:rPr>
          <w:color w:val="000000"/>
          <w:sz w:val="24"/>
          <w:szCs w:val="24"/>
        </w:rPr>
        <w:t>. GGplot2 was used to modify the Ancom v2.1 figure showing the results of the differential abundance analysis. The ‘heat_tree’ function of the metacoder R package (version 0.3.4) was used to show the number of cryospheric bacterial genera, at various taxonomic level, using taxonomic trees</w:t>
      </w:r>
      <w:r w:rsidR="00173F3B">
        <w:rPr>
          <w:color w:val="000000"/>
          <w:sz w:val="24"/>
          <w:szCs w:val="24"/>
        </w:rPr>
        <w:fldChar w:fldCharType="begin"/>
      </w:r>
      <w:r w:rsidR="00173F3B">
        <w:rPr>
          <w:color w:val="000000"/>
          <w:sz w:val="24"/>
          <w:szCs w:val="24"/>
        </w:rPr>
        <w:instrText xml:space="preserve"> ADDIN ZOTERO_ITEM CSL_CITATION {"citationID":"2HBb8R85","properties":{"formattedCitation":"\\super 67\\nosupersub{}","plainCitation":"67","noteIndex":0},"citationItems":[{"id":279,"uris":["http://zotero.org/users/7217550/items/ITBWHYC4"],"uri":["http://zotero.org/users/7217550/items/ITBWHYC4"],"itemData":{"id":279,"type":"webpage","title":"Metacoder: An R package for visualization and manipulation of community taxonomic diversity data","URL":"https://journals.plos.org/ploscompbiol/article?id=10.1371/journal.pcbi.1005404&amp;rev=1","accessed":{"date-parts":[["2021",3,2]]}}}],"schema":"https://github.com/citation-style-language/schema/raw/master/csl-citation.json"} </w:instrText>
      </w:r>
      <w:r w:rsidR="00173F3B">
        <w:rPr>
          <w:color w:val="000000"/>
          <w:sz w:val="24"/>
          <w:szCs w:val="24"/>
        </w:rPr>
        <w:fldChar w:fldCharType="separate"/>
      </w:r>
      <w:r w:rsidR="00173F3B" w:rsidRPr="00173F3B">
        <w:rPr>
          <w:color w:val="000000"/>
          <w:sz w:val="24"/>
          <w:vertAlign w:val="superscript"/>
        </w:rPr>
        <w:t>67</w:t>
      </w:r>
      <w:r w:rsidR="00173F3B">
        <w:rPr>
          <w:color w:val="000000"/>
          <w:sz w:val="24"/>
          <w:szCs w:val="24"/>
        </w:rPr>
        <w:fldChar w:fldCharType="end"/>
      </w:r>
      <w:del w:id="147" w:author="Microsoft Office User" w:date="2022-02-25T17:18:00Z">
        <w:r w:rsidDel="00173F3B">
          <w:rPr>
            <w:color w:val="000000"/>
            <w:sz w:val="24"/>
            <w:szCs w:val="24"/>
            <w:vertAlign w:val="superscript"/>
          </w:rPr>
          <w:delText>66</w:delText>
        </w:r>
      </w:del>
      <w:r>
        <w:rPr>
          <w:color w:val="000000"/>
          <w:sz w:val="24"/>
          <w:szCs w:val="24"/>
        </w:rPr>
        <w:t>. The results of this analysis can be found in the Data/ folder available on Zenodo under the name ‘Ancom_amplicon_res.csv’ file.</w:t>
      </w:r>
    </w:p>
    <w:p w14:paraId="5F514AC2" w14:textId="13C28BF9" w:rsidR="00C1497F" w:rsidRDefault="00393347">
      <w:pPr>
        <w:pBdr>
          <w:top w:val="nil"/>
          <w:left w:val="nil"/>
          <w:bottom w:val="nil"/>
          <w:right w:val="nil"/>
          <w:between w:val="nil"/>
        </w:pBdr>
        <w:rPr>
          <w:b/>
          <w:color w:val="000000"/>
          <w:sz w:val="24"/>
          <w:szCs w:val="24"/>
        </w:rPr>
      </w:pPr>
      <w:r>
        <w:rPr>
          <w:b/>
          <w:color w:val="000000"/>
          <w:sz w:val="24"/>
          <w:szCs w:val="24"/>
        </w:rPr>
        <w:t xml:space="preserve">NCBI Refseq genomes properties. </w:t>
      </w:r>
      <w:r>
        <w:rPr>
          <w:color w:val="000000"/>
          <w:sz w:val="24"/>
          <w:szCs w:val="24"/>
        </w:rPr>
        <w:t>To assess the genome size and GC content of publicly available prokaryote genomes, a non-redundant list encompassing all the genera in our datasets was compiled. Thereafter, the list of prokaryote genomes (prokaryotes.txt) available on NCBI</w:t>
      </w:r>
      <w:r w:rsidR="00173F3B">
        <w:rPr>
          <w:color w:val="000000"/>
          <w:sz w:val="24"/>
          <w:szCs w:val="24"/>
        </w:rPr>
        <w:fldChar w:fldCharType="begin"/>
      </w:r>
      <w:r w:rsidR="00173F3B">
        <w:rPr>
          <w:color w:val="000000"/>
          <w:sz w:val="24"/>
          <w:szCs w:val="24"/>
        </w:rPr>
        <w:instrText xml:space="preserve"> ADDIN ZOTERO_ITEM CSL_CITATION {"citationID":"xmVQokom","properties":{"formattedCitation":"\\super 36\\nosupersub{}","plainCitation":"36","noteIndex":0},"citationItems":[{"id":3807,"uris":["http://zotero.org/users/7217550/items/CDFKIQMG"],"uri":["http://zotero.org/users/7217550/items/CDFKIQMG"],"itemData":{"id":3807,"type":"article-journal","abstract":"NCBI's reference sequence (RefSeq) database () is a curated non-redundant collection of sequences representing genomes, transcripts and proteins. The database includes 3774 organisms spanning prokaryotes, eukaryotes and viruses, and has records for 2 879 860 proteins (RefSeq release 19). RefSeq records integrate information from multiple sources, when additional data are available from those sources and therefore represent a current description of the sequence and its features. Annotations include coding regions, conserved domains, tRNAs, sequence tagged sites (STS), variation, references, gene and protein product names, and database cross-references. Sequence is reviewed and features are added using a combined approach of collaboration and other input from the scientific community, prediction, propagation from GenBank and curation by NCBI staff. The format of all RefSeq records is validated, and an increasing number of tests are being applied to evaluate the quality of sequence and annotation, especially in the context of complete genomic sequence.","container-title":"Nucleic Acids Research","DOI":"10.1093/nar/gkl842","ISSN":"0305-1048","issue":"suppl_1","journalAbbreviation":"Nucleic Acids Research","page":"D61-D65","source":"Silverchair","title":"NCBI reference sequences (RefSeq): a curated non-redundant sequence database of genomes, transcripts and proteins","title-short":"NCBI reference sequences (RefSeq)","volume":"35","author":[{"family":"Pruitt","given":"Kim D."},{"family":"Tatusova","given":"Tatiana"},{"family":"Maglott","given":"Donna R."}],"issued":{"date-parts":[["2007",1,1]]}}}],"schema":"https://github.com/citation-style-language/schema/raw/master/csl-citation.json"} </w:instrText>
      </w:r>
      <w:r w:rsidR="00173F3B">
        <w:rPr>
          <w:color w:val="000000"/>
          <w:sz w:val="24"/>
          <w:szCs w:val="24"/>
        </w:rPr>
        <w:fldChar w:fldCharType="separate"/>
      </w:r>
      <w:r w:rsidR="00173F3B" w:rsidRPr="00173F3B">
        <w:rPr>
          <w:color w:val="000000"/>
          <w:sz w:val="24"/>
          <w:vertAlign w:val="superscript"/>
        </w:rPr>
        <w:t>36</w:t>
      </w:r>
      <w:r w:rsidR="00173F3B">
        <w:rPr>
          <w:color w:val="000000"/>
          <w:sz w:val="24"/>
          <w:szCs w:val="24"/>
        </w:rPr>
        <w:fldChar w:fldCharType="end"/>
      </w:r>
      <w:del w:id="148" w:author="Microsoft Office User" w:date="2022-02-25T17:19:00Z">
        <w:r w:rsidDel="00173F3B">
          <w:rPr>
            <w:color w:val="000000"/>
            <w:sz w:val="24"/>
            <w:szCs w:val="24"/>
            <w:vertAlign w:val="superscript"/>
          </w:rPr>
          <w:delText>33</w:delText>
        </w:r>
      </w:del>
      <w:r>
        <w:rPr>
          <w:color w:val="000000"/>
          <w:sz w:val="24"/>
          <w:szCs w:val="24"/>
        </w:rPr>
        <w:t xml:space="preserve"> was downloaded on March 15th, 2021 from </w:t>
      </w:r>
      <w:hyperlink r:id="rId15">
        <w:r>
          <w:rPr>
            <w:color w:val="000000"/>
            <w:sz w:val="24"/>
            <w:szCs w:val="24"/>
          </w:rPr>
          <w:t>https://ftp.ncbi.nlm.nih.gov/genomes/GENOME_REPORTS</w:t>
        </w:r>
      </w:hyperlink>
      <w:r>
        <w:rPr>
          <w:color w:val="000000"/>
          <w:sz w:val="24"/>
          <w:szCs w:val="24"/>
        </w:rPr>
        <w:t xml:space="preserve">. The prokaryote list was filtered based on the list of genera found in our dataset, simultaneously retrieving the accession IDs. The accession IDs were used to download the ‘complete’ bacterial genome sequences using the </w:t>
      </w:r>
      <w:r>
        <w:rPr>
          <w:i/>
          <w:color w:val="000000"/>
          <w:sz w:val="24"/>
          <w:szCs w:val="24"/>
        </w:rPr>
        <w:t>ncbi-genome-download</w:t>
      </w:r>
      <w:r>
        <w:rPr>
          <w:color w:val="000000"/>
          <w:sz w:val="24"/>
          <w:szCs w:val="24"/>
        </w:rPr>
        <w:t xml:space="preserve"> python package (</w:t>
      </w:r>
      <w:hyperlink r:id="rId16">
        <w:r>
          <w:rPr>
            <w:color w:val="000000"/>
            <w:sz w:val="24"/>
            <w:szCs w:val="24"/>
          </w:rPr>
          <w:t>https://github.com/kblin/ncbi-genome-download</w:t>
        </w:r>
      </w:hyperlink>
      <w:r>
        <w:rPr>
          <w:color w:val="000000"/>
          <w:sz w:val="24"/>
          <w:szCs w:val="24"/>
        </w:rPr>
        <w:t xml:space="preserve">). The genome sizes for the downloaded genomes were additionally retrieved from the prokaryotes.txt metadata file. Subsequently, </w:t>
      </w:r>
      <w:r>
        <w:rPr>
          <w:i/>
          <w:color w:val="000000"/>
          <w:sz w:val="24"/>
          <w:szCs w:val="24"/>
        </w:rPr>
        <w:t>Prodigal</w:t>
      </w:r>
      <w:r w:rsidR="00173F3B">
        <w:rPr>
          <w:i/>
          <w:color w:val="000000"/>
          <w:sz w:val="24"/>
          <w:szCs w:val="24"/>
        </w:rPr>
        <w:fldChar w:fldCharType="begin"/>
      </w:r>
      <w:r w:rsidR="00173F3B">
        <w:rPr>
          <w:i/>
          <w:color w:val="000000"/>
          <w:sz w:val="24"/>
          <w:szCs w:val="24"/>
        </w:rPr>
        <w:instrText xml:space="preserve"> ADDIN ZOTERO_ITEM CSL_CITATION {"citationID":"IVtEZE62","properties":{"formattedCitation":"\\super 54\\nosupersub{}","plainCitation":"54","noteIndex":0},"citationItems":[{"id":288,"uris":["http://zotero.org/users/7217550/items/ZF2DFW4D"],"uri":["http://zotero.org/users/7217550/items/ZF2DFW4D"],"itemData":{"id":288,"type":"article-journal","abstract":"The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goals.","container-title":"BMC Bioinformatics","DOI":"10.1186/1471-2105-11-119","ISSN":"1471-2105","issue":"1","journalAbbreviation":"BMC Bioinformatics","page":"119","source":"BioMed Central","title":"Prodigal: prokaryotic gene recognition and translation initiation site identification","title-short":"Prodigal","volume":"11","author":[{"family":"Hyatt","given":"Doug"},{"family":"Chen","given":"Gwo-Liang"},{"family":"LoCascio","given":"Philip F."},{"family":"Land","given":"Miriam L."},{"family":"Larimer","given":"Frank W."},{"family":"Hauser","given":"Loren J."}],"issued":{"date-parts":[["2010",3,8]]}}}],"schema":"https://github.com/citation-style-language/schema/raw/master/csl-citation.json"} </w:instrText>
      </w:r>
      <w:r w:rsidR="00173F3B">
        <w:rPr>
          <w:i/>
          <w:color w:val="000000"/>
          <w:sz w:val="24"/>
          <w:szCs w:val="24"/>
        </w:rPr>
        <w:fldChar w:fldCharType="separate"/>
      </w:r>
      <w:r w:rsidR="00173F3B" w:rsidRPr="00173F3B">
        <w:rPr>
          <w:color w:val="000000"/>
          <w:sz w:val="24"/>
          <w:vertAlign w:val="superscript"/>
        </w:rPr>
        <w:t>54</w:t>
      </w:r>
      <w:r w:rsidR="00173F3B">
        <w:rPr>
          <w:i/>
          <w:color w:val="000000"/>
          <w:sz w:val="24"/>
          <w:szCs w:val="24"/>
        </w:rPr>
        <w:fldChar w:fldCharType="end"/>
      </w:r>
      <w:del w:id="149" w:author="Microsoft Office User" w:date="2022-02-25T17:19:00Z">
        <w:r w:rsidDel="00173F3B">
          <w:rPr>
            <w:color w:val="000000"/>
            <w:sz w:val="24"/>
            <w:szCs w:val="24"/>
            <w:vertAlign w:val="superscript"/>
          </w:rPr>
          <w:delText>53</w:delText>
        </w:r>
      </w:del>
      <w:r>
        <w:rPr>
          <w:color w:val="000000"/>
          <w:sz w:val="24"/>
          <w:szCs w:val="24"/>
        </w:rPr>
        <w:t xml:space="preserve"> was used to annotate the open-reading frames per genome obtaining both the general feature format (</w:t>
      </w:r>
      <w:r>
        <w:rPr>
          <w:i/>
          <w:color w:val="000000"/>
          <w:sz w:val="24"/>
          <w:szCs w:val="24"/>
        </w:rPr>
        <w:t>gff</w:t>
      </w:r>
      <w:r>
        <w:rPr>
          <w:color w:val="000000"/>
          <w:sz w:val="24"/>
          <w:szCs w:val="24"/>
        </w:rPr>
        <w:t>) files and aminoacid fasta (</w:t>
      </w:r>
      <w:r>
        <w:rPr>
          <w:i/>
          <w:color w:val="000000"/>
          <w:sz w:val="24"/>
          <w:szCs w:val="24"/>
        </w:rPr>
        <w:t>faa</w:t>
      </w:r>
      <w:r>
        <w:rPr>
          <w:color w:val="000000"/>
          <w:sz w:val="24"/>
          <w:szCs w:val="24"/>
        </w:rPr>
        <w:t xml:space="preserve">). These were used thereafter as input  used to estimate the predicted growth time (in </w:t>
      </w:r>
      <w:r>
        <w:rPr>
          <w:color w:val="000000"/>
          <w:sz w:val="24"/>
          <w:szCs w:val="24"/>
        </w:rPr>
        <w:lastRenderedPageBreak/>
        <w:t xml:space="preserve">hours) and their codon usage analyses (CUB) using </w:t>
      </w:r>
      <w:r>
        <w:rPr>
          <w:i/>
          <w:color w:val="000000"/>
          <w:sz w:val="24"/>
          <w:szCs w:val="24"/>
        </w:rPr>
        <w:t>gRodon</w:t>
      </w:r>
      <w:r>
        <w:rPr>
          <w:color w:val="000000"/>
          <w:sz w:val="24"/>
          <w:szCs w:val="24"/>
        </w:rPr>
        <w:t xml:space="preserve"> and </w:t>
      </w:r>
      <w:r>
        <w:rPr>
          <w:i/>
          <w:color w:val="000000"/>
          <w:sz w:val="24"/>
          <w:szCs w:val="24"/>
        </w:rPr>
        <w:t>coRdon</w:t>
      </w:r>
      <w:r>
        <w:rPr>
          <w:color w:val="000000"/>
          <w:sz w:val="24"/>
          <w:szCs w:val="24"/>
        </w:rPr>
        <w:t xml:space="preserve"> (https://github.com/BioinfoHR/coRdon) R package respectively</w:t>
      </w:r>
      <w:r w:rsidR="00B327FD">
        <w:rPr>
          <w:color w:val="000000"/>
          <w:sz w:val="24"/>
          <w:szCs w:val="24"/>
        </w:rPr>
        <w:fldChar w:fldCharType="begin"/>
      </w:r>
      <w:r w:rsidR="00B327FD">
        <w:rPr>
          <w:color w:val="000000"/>
          <w:sz w:val="24"/>
          <w:szCs w:val="24"/>
        </w:rPr>
        <w:instrText xml:space="preserve"> ADDIN ZOTERO_ITEM CSL_CITATION {"citationID":"XrFsZoPV","properties":{"formattedCitation":"\\super 68,69\\nosupersub{}","plainCitation":"68,69","noteIndex":0},"citationItems":[{"id":3826,"uris":["http://zotero.org/users/7217550/items/BZDXZDTE"],"uri":["http://zotero.org/users/7217550/items/BZDXZDTE"],"itemData":{"id":3826,"type":"article-journal","abstract":"Maximal growth rate is a basic parameter of microbial lifestyle that varies over several orders of magnitude, with doubling times ranging from a matter of minutes to multiple days. Growth rates are typically measured using laboratory culture experiments. Yet, we lack sufficient understanding of the physiology of most microbes to design appropriate culture conditions for them, severely limiting our ability to assess the global diversity of microbial growth rates. Genomic estimators of maximal growth rate provide a practical solution to survey the distribution of microbial growth potential, regardless of cultivation status. We developed an improved maximal growth rate estimator and predicted maximal growth rates from over 200,000 genomes, metagenome-assembled genomes, and single-cell amplified genomes to survey growth potential across the range of prokaryotic diversity; extensions allow estimates from 16S rRNA sequences alone as well as weighted community estimates from metagenomes. We compared the growth rates of cultivated and uncultivated organisms to illustrate how culture collections are strongly biased toward organisms capable of rapid growth. Finally, we found that organisms naturally group into two growth classes and observed a bias in growth predictions for extremely slow-growing organisms. These observations ultimately led us to suggest evolutionary definitions of oligotrophy and copiotrophy based on the selective regime an organism occupies. We found that these growth classes are associated with distinct selective regimes and genomic functional potentials.","container-title":"Proceedings of the National Academy of Sciences","DOI":"10.1073/pnas.2016810118","ISSN":"0027-8424, 1091-6490","issue":"12","journalAbbreviation":"PNAS","language":"en","note":"publisher: National Academy of Sciences\nsection: Biological Sciences\nPMID: 33723043","source":"www.pnas.org","title":"Estimating maximal microbial growth rates from cultures, metagenomes, and single cells via codon usage patterns","URL":"https://www.pnas.org/content/118/12/e2016810118","volume":"118","author":[{"family":"Weissman","given":"Jake L."},{"family":"Hou","given":"Shengwei"},{"family":"Fuhrman","given":"Jed A."}],"accessed":{"date-parts":[["2021",4,27]]},"issued":{"date-parts":[["2021",3,23]]}}},{"id":3905,"uris":["http://zotero.org/users/7217550/items/V46ANY7E"],"uri":["http://zotero.org/users/7217550/items/V46ANY7E"],"itemData":{"id":3905,"type":"article-journal","container-title":"R package version","issue":"3","title":"coRdon: codon usage analysis and prediction of gene expressivity","volume":"1","author":[{"family":"Elek","given":"A"},{"family":"Kuzman","given":"M"},{"family":"Vlahoviček","given":"K"}],"issued":{"date-parts":[["2019"]]}}}],"schema":"https://github.com/citation-style-language/schema/raw/master/csl-citation.json"} </w:instrText>
      </w:r>
      <w:r w:rsidR="00B327FD">
        <w:rPr>
          <w:color w:val="000000"/>
          <w:sz w:val="24"/>
          <w:szCs w:val="24"/>
        </w:rPr>
        <w:fldChar w:fldCharType="separate"/>
      </w:r>
      <w:r w:rsidR="00B327FD" w:rsidRPr="00B327FD">
        <w:rPr>
          <w:color w:val="000000"/>
          <w:sz w:val="24"/>
          <w:vertAlign w:val="superscript"/>
        </w:rPr>
        <w:t>68,69</w:t>
      </w:r>
      <w:r w:rsidR="00B327FD">
        <w:rPr>
          <w:color w:val="000000"/>
          <w:sz w:val="24"/>
          <w:szCs w:val="24"/>
        </w:rPr>
        <w:fldChar w:fldCharType="end"/>
      </w:r>
      <w:del w:id="150" w:author="Microsoft Office User" w:date="2022-02-25T17:25:00Z">
        <w:r w:rsidDel="00B327FD">
          <w:rPr>
            <w:color w:val="000000"/>
            <w:sz w:val="24"/>
            <w:szCs w:val="24"/>
            <w:vertAlign w:val="superscript"/>
          </w:rPr>
          <w:delText>67,68</w:delText>
        </w:r>
      </w:del>
      <w:r>
        <w:rPr>
          <w:color w:val="000000"/>
          <w:sz w:val="24"/>
          <w:szCs w:val="24"/>
        </w:rPr>
        <w:t xml:space="preserve">. The amino acid enrichment analysis was performed on by converting the codon counts to amino acids using the R-package </w:t>
      </w:r>
      <w:r>
        <w:rPr>
          <w:i/>
          <w:color w:val="000000"/>
          <w:sz w:val="24"/>
          <w:szCs w:val="24"/>
        </w:rPr>
        <w:t>Biostrings</w:t>
      </w:r>
      <w:r>
        <w:rPr>
          <w:color w:val="000000"/>
          <w:sz w:val="24"/>
          <w:szCs w:val="24"/>
        </w:rPr>
        <w:t xml:space="preserve"> using DEseq2 with default parameters (log-median ratio normalization across genera). The relevant scripts and information for these analyses are openly available and included in the ‘Reproducibility’ section. The corresponding files used for this analysis can be found in the Data/ folder available on Zenodo under the names ‘prokaryotes.txt’, ‘merged_all_codon_counts.txt’ and ‘merged_all_growth_prediction.txt’.</w:t>
      </w:r>
    </w:p>
    <w:p w14:paraId="4CADEC36" w14:textId="773B2565" w:rsidR="00C1497F" w:rsidRDefault="00393347">
      <w:pPr>
        <w:pBdr>
          <w:top w:val="nil"/>
          <w:left w:val="nil"/>
          <w:bottom w:val="nil"/>
          <w:right w:val="nil"/>
          <w:between w:val="nil"/>
        </w:pBdr>
        <w:rPr>
          <w:b/>
          <w:color w:val="000000"/>
          <w:sz w:val="24"/>
          <w:szCs w:val="24"/>
        </w:rPr>
      </w:pPr>
      <w:r>
        <w:rPr>
          <w:b/>
          <w:color w:val="000000"/>
          <w:sz w:val="24"/>
          <w:szCs w:val="24"/>
        </w:rPr>
        <w:t xml:space="preserve">Structure of the cryospheric microbiome. </w:t>
      </w:r>
      <w:r>
        <w:rPr>
          <w:color w:val="000000"/>
          <w:sz w:val="24"/>
          <w:szCs w:val="24"/>
        </w:rPr>
        <w:t>Non-metric multidimensional scaling was used to visualise the composition of cryospheric bacterial communities according to the ecosystem types and primer pairs. For this, the ‘metaMDS’ function implemented in the package vegan was used with Bray-Curtis distances</w:t>
      </w:r>
      <w:r w:rsidR="00B327FD">
        <w:rPr>
          <w:color w:val="000000"/>
          <w:sz w:val="24"/>
          <w:szCs w:val="24"/>
        </w:rPr>
        <w:fldChar w:fldCharType="begin"/>
      </w:r>
      <w:r w:rsidR="00B327FD">
        <w:rPr>
          <w:color w:val="000000"/>
          <w:sz w:val="24"/>
          <w:szCs w:val="24"/>
        </w:rPr>
        <w:instrText xml:space="preserve"> ADDIN ZOTERO_ITEM CSL_CITATION {"citationID":"AEmuzqAz","properties":{"formattedCitation":"\\super 70\\nosupersub{}","plainCitation":"70","noteIndex":0},"citationItems":[{"id":3877,"uris":["http://zotero.org/users/7217550/items/QFEMSFHM"],"uri":["http://zotero.org/users/7217550/items/QFEMSFHM"],"itemData":{"id":3877,"type":"article-journal","container-title":"Community ecology package, version","issue":"9","page":"1–295","title":"Package ‘vegan’","volume":"2","author":[{"family":"Oksanen","given":"Jari"},{"family":"Blanchet","given":"F Guillaume"},{"family":"Kindt","given":"Roeland"},{"family":"Legendre","given":"Pierre"},{"family":"Minchin","given":"Peter R"},{"family":"O’hara","given":"RB"},{"family":"Simpson","given":"Gavin L"},{"family":"Solymos","given":"Peter"},{"family":"Stevens","given":"M Henry H"},{"family":"Wagner","given":"Helene"},{"literal":"others"}],"issued":{"date-parts":[["2013"]]}}}],"schema":"https://github.com/citation-style-language/schema/raw/master/csl-citation.json"} </w:instrText>
      </w:r>
      <w:r w:rsidR="00B327FD">
        <w:rPr>
          <w:color w:val="000000"/>
          <w:sz w:val="24"/>
          <w:szCs w:val="24"/>
        </w:rPr>
        <w:fldChar w:fldCharType="separate"/>
      </w:r>
      <w:r w:rsidR="00B327FD" w:rsidRPr="00B327FD">
        <w:rPr>
          <w:color w:val="000000"/>
          <w:sz w:val="24"/>
          <w:vertAlign w:val="superscript"/>
        </w:rPr>
        <w:t>70</w:t>
      </w:r>
      <w:r w:rsidR="00B327FD">
        <w:rPr>
          <w:color w:val="000000"/>
          <w:sz w:val="24"/>
          <w:szCs w:val="24"/>
        </w:rPr>
        <w:fldChar w:fldCharType="end"/>
      </w:r>
      <w:del w:id="151" w:author="Microsoft Office User" w:date="2022-02-25T17:25:00Z">
        <w:r w:rsidDel="00B327FD">
          <w:rPr>
            <w:color w:val="000000"/>
            <w:sz w:val="24"/>
            <w:szCs w:val="24"/>
            <w:vertAlign w:val="superscript"/>
          </w:rPr>
          <w:delText>69</w:delText>
        </w:r>
      </w:del>
      <w:r>
        <w:rPr>
          <w:color w:val="000000"/>
          <w:sz w:val="24"/>
          <w:szCs w:val="24"/>
        </w:rPr>
        <w:t>. The stress for the chosen value of k=2 was 0.20</w:t>
      </w:r>
      <w:ins w:id="152" w:author="Microsoft Office User" w:date="2022-02-25T17:26:00Z">
        <w:r w:rsidR="00B327FD">
          <w:rPr>
            <w:color w:val="000000"/>
            <w:sz w:val="24"/>
            <w:szCs w:val="24"/>
          </w:rPr>
          <w:t>6</w:t>
        </w:r>
      </w:ins>
      <w:del w:id="153" w:author="Microsoft Office User" w:date="2022-02-25T17:26:00Z">
        <w:r w:rsidDel="00B327FD">
          <w:rPr>
            <w:color w:val="000000"/>
            <w:sz w:val="24"/>
            <w:szCs w:val="24"/>
          </w:rPr>
          <w:delText>8</w:delText>
        </w:r>
      </w:del>
      <w:r>
        <w:rPr>
          <w:color w:val="000000"/>
          <w:sz w:val="24"/>
          <w:szCs w:val="24"/>
        </w:rPr>
        <w:t>. The ‘adonis2’ function was used to perform a PERMANOVA analysis to test the effect of the ecosystem type and the primer pairs on the composition of bacterial communities (Extended data Table 4). Pairwise comparisons between ecosystem types were tested using the function ‘pairwise.adonis2’</w:t>
      </w:r>
      <w:r w:rsidR="00B327FD">
        <w:rPr>
          <w:color w:val="000000"/>
          <w:sz w:val="24"/>
          <w:szCs w:val="24"/>
        </w:rPr>
        <w:fldChar w:fldCharType="begin"/>
      </w:r>
      <w:r w:rsidR="00B327FD">
        <w:rPr>
          <w:color w:val="000000"/>
          <w:sz w:val="24"/>
          <w:szCs w:val="24"/>
        </w:rPr>
        <w:instrText xml:space="preserve"> ADDIN ZOTERO_ITEM CSL_CITATION {"citationID":"z5I3uxWV","properties":{"formattedCitation":"\\super 71\\nosupersub{}","plainCitation":"71","noteIndex":0},"citationItems":[{"id":3876,"uris":["http://zotero.org/users/7217550/items/29MEPELB"],"uri":["http://zotero.org/users/7217550/items/29MEPELB"],"itemData":{"id":3876,"type":"article","title":"https://github.com/pmartinezarbizu/pairwiseAdonis"}}],"schema":"https://github.com/citation-style-language/schema/raw/master/csl-citation.json"} </w:instrText>
      </w:r>
      <w:r w:rsidR="00B327FD">
        <w:rPr>
          <w:color w:val="000000"/>
          <w:sz w:val="24"/>
          <w:szCs w:val="24"/>
        </w:rPr>
        <w:fldChar w:fldCharType="separate"/>
      </w:r>
      <w:r w:rsidR="00B327FD" w:rsidRPr="00B327FD">
        <w:rPr>
          <w:color w:val="000000"/>
          <w:sz w:val="24"/>
          <w:vertAlign w:val="superscript"/>
        </w:rPr>
        <w:t>71</w:t>
      </w:r>
      <w:r w:rsidR="00B327FD">
        <w:rPr>
          <w:color w:val="000000"/>
          <w:sz w:val="24"/>
          <w:szCs w:val="24"/>
        </w:rPr>
        <w:fldChar w:fldCharType="end"/>
      </w:r>
      <w:del w:id="154" w:author="Microsoft Office User" w:date="2022-02-25T17:26:00Z">
        <w:r w:rsidDel="00B327FD">
          <w:rPr>
            <w:color w:val="000000"/>
            <w:sz w:val="24"/>
            <w:szCs w:val="24"/>
            <w:vertAlign w:val="superscript"/>
          </w:rPr>
          <w:delText>70</w:delText>
        </w:r>
      </w:del>
      <w:r>
        <w:rPr>
          <w:color w:val="000000"/>
          <w:sz w:val="24"/>
          <w:szCs w:val="24"/>
        </w:rPr>
        <w:t xml:space="preserve">. </w:t>
      </w:r>
      <w:r>
        <w:rPr>
          <w:i/>
          <w:color w:val="000000"/>
          <w:sz w:val="24"/>
          <w:szCs w:val="24"/>
        </w:rPr>
        <w:t>P-values</w:t>
      </w:r>
      <w:r>
        <w:rPr>
          <w:color w:val="000000"/>
          <w:sz w:val="24"/>
          <w:szCs w:val="24"/>
        </w:rPr>
        <w:t xml:space="preserve"> were adjusted using the default Bonferroni method, to account for multiple comparisons.</w:t>
      </w:r>
    </w:p>
    <w:p w14:paraId="474BB77F" w14:textId="5716BC65" w:rsidR="00C1497F" w:rsidRDefault="00393347">
      <w:pPr>
        <w:rPr>
          <w:sz w:val="24"/>
          <w:szCs w:val="24"/>
        </w:rPr>
      </w:pPr>
      <w:r>
        <w:rPr>
          <w:sz w:val="24"/>
          <w:szCs w:val="24"/>
        </w:rPr>
        <w:t>The prevalence of each genus was modeled as the probability of presence using a logistic binomial regression (with the R stats ‘glm’ method), using the ecosystem type (snow/Ice, terrestrial, marine and freshwater) and the primer pair as fixed effect. To calculate the probability of occurrence in the cryosphere for each genus, the prediction was calculated for all ecosystem types and primer pair combinations, and averaged. The core microbiome was defined at 0.1% abundance, and 20% prevalence across the cryosphere</w:t>
      </w:r>
      <w:ins w:id="155" w:author="Microsoft Office User" w:date="2022-02-25T17:26:00Z">
        <w:r w:rsidR="00B327FD">
          <w:rPr>
            <w:sz w:val="24"/>
            <w:szCs w:val="24"/>
          </w:rPr>
          <w:t>, for genera present in</w:t>
        </w:r>
      </w:ins>
      <w:ins w:id="156" w:author="Microsoft Office User" w:date="2022-02-25T17:27:00Z">
        <w:r w:rsidR="00B327FD">
          <w:rPr>
            <w:sz w:val="24"/>
            <w:szCs w:val="24"/>
          </w:rPr>
          <w:t xml:space="preserve"> at least one sample in all four ecosystem types</w:t>
        </w:r>
      </w:ins>
      <w:r>
        <w:rPr>
          <w:sz w:val="24"/>
          <w:szCs w:val="24"/>
        </w:rPr>
        <w:t xml:space="preserve"> (Extended data Figure 2B). The core microbiome presence in the different ecosystem types was shown using an upset-plot using the </w:t>
      </w:r>
      <w:r>
        <w:rPr>
          <w:i/>
          <w:sz w:val="24"/>
          <w:szCs w:val="24"/>
          <w:u w:val="single"/>
        </w:rPr>
        <w:t>complex-upset</w:t>
      </w:r>
      <w:r>
        <w:rPr>
          <w:sz w:val="24"/>
          <w:szCs w:val="24"/>
        </w:rPr>
        <w:t xml:space="preserve"> R package</w:t>
      </w:r>
      <w:r w:rsidR="00B327FD">
        <w:rPr>
          <w:sz w:val="24"/>
          <w:szCs w:val="24"/>
        </w:rPr>
        <w:fldChar w:fldCharType="begin"/>
      </w:r>
      <w:r w:rsidR="00B327FD">
        <w:rPr>
          <w:sz w:val="24"/>
          <w:szCs w:val="24"/>
        </w:rPr>
        <w:instrText xml:space="preserve"> ADDIN ZOTERO_ITEM CSL_CITATION {"citationID":"neS5x2ka","properties":{"formattedCitation":"\\super 72\\nosupersub{}","plainCitation":"72","noteIndex":0},"citationItems":[{"id":3906,"uris":["http://zotero.org/users/7217550/items/CWSL5IVI"],"uri":["http://zotero.org/users/7217550/items/CWSL5IVI"],"itemData":{"id":3906,"type":"webpage","title":"UpSetR: an R package for the visualization of intersecting sets and their properties | Bioinformatics | Oxford Academic","URL":"https://academic.oup.com/bioinformatics/article/33/18/2938/3884387","accessed":{"date-parts":[["2021",7,22]]}}}],"schema":"https://github.com/citation-style-language/schema/raw/master/csl-citation.json"} </w:instrText>
      </w:r>
      <w:r w:rsidR="00B327FD">
        <w:rPr>
          <w:sz w:val="24"/>
          <w:szCs w:val="24"/>
        </w:rPr>
        <w:fldChar w:fldCharType="separate"/>
      </w:r>
      <w:r w:rsidR="00B327FD" w:rsidRPr="00B327FD">
        <w:rPr>
          <w:sz w:val="24"/>
          <w:vertAlign w:val="superscript"/>
        </w:rPr>
        <w:t>72</w:t>
      </w:r>
      <w:r w:rsidR="00B327FD">
        <w:rPr>
          <w:sz w:val="24"/>
          <w:szCs w:val="24"/>
        </w:rPr>
        <w:fldChar w:fldCharType="end"/>
      </w:r>
      <w:del w:id="157" w:author="Microsoft Office User" w:date="2022-02-25T17:27:00Z">
        <w:r w:rsidDel="00B327FD">
          <w:rPr>
            <w:sz w:val="24"/>
            <w:szCs w:val="24"/>
            <w:vertAlign w:val="superscript"/>
          </w:rPr>
          <w:delText>71</w:delText>
        </w:r>
      </w:del>
      <w:r>
        <w:rPr>
          <w:sz w:val="24"/>
          <w:szCs w:val="24"/>
        </w:rPr>
        <w:t xml:space="preserve">. The taxonomic tree available in Extended data Figure 2A was created using the </w:t>
      </w:r>
      <w:r>
        <w:rPr>
          <w:i/>
          <w:sz w:val="24"/>
          <w:szCs w:val="24"/>
        </w:rPr>
        <w:t>Metacoder</w:t>
      </w:r>
      <w:r>
        <w:rPr>
          <w:sz w:val="24"/>
          <w:szCs w:val="24"/>
        </w:rPr>
        <w:t xml:space="preserve"> R package</w:t>
      </w:r>
      <w:r w:rsidR="00B327FD">
        <w:rPr>
          <w:sz w:val="24"/>
          <w:szCs w:val="24"/>
        </w:rPr>
        <w:fldChar w:fldCharType="begin"/>
      </w:r>
      <w:r w:rsidR="00B327FD">
        <w:rPr>
          <w:sz w:val="24"/>
          <w:szCs w:val="24"/>
        </w:rPr>
        <w:instrText xml:space="preserve"> ADDIN ZOTERO_ITEM CSL_CITATION {"citationID":"KFNc2nNv","properties":{"formattedCitation":"\\super 67\\nosupersub{}","plainCitation":"67","noteIndex":0},"citationItems":[{"id":279,"uris":["http://zotero.org/users/7217550/items/ITBWHYC4"],"uri":["http://zotero.org/users/7217550/items/ITBWHYC4"],"itemData":{"id":279,"type":"webpage","title":"Metacoder: An R package for visualization and manipulation of community taxonomic diversity data","URL":"https://journals.plos.org/ploscompbiol/article?id=10.1371/journal.pcbi.1005404&amp;rev=1","accessed":{"date-parts":[["2021",3,2]]}}}],"schema":"https://github.com/citation-style-language/schema/raw/master/csl-citation.json"} </w:instrText>
      </w:r>
      <w:r w:rsidR="00B327FD">
        <w:rPr>
          <w:sz w:val="24"/>
          <w:szCs w:val="24"/>
        </w:rPr>
        <w:fldChar w:fldCharType="separate"/>
      </w:r>
      <w:r w:rsidR="00B327FD" w:rsidRPr="00B327FD">
        <w:rPr>
          <w:sz w:val="24"/>
          <w:vertAlign w:val="superscript"/>
        </w:rPr>
        <w:t>67</w:t>
      </w:r>
      <w:r w:rsidR="00B327FD">
        <w:rPr>
          <w:sz w:val="24"/>
          <w:szCs w:val="24"/>
        </w:rPr>
        <w:fldChar w:fldCharType="end"/>
      </w:r>
      <w:del w:id="158" w:author="Microsoft Office User" w:date="2022-02-25T17:27:00Z">
        <w:r w:rsidDel="00B327FD">
          <w:rPr>
            <w:sz w:val="24"/>
            <w:szCs w:val="24"/>
            <w:vertAlign w:val="superscript"/>
          </w:rPr>
          <w:delText>66</w:delText>
        </w:r>
      </w:del>
      <w:r>
        <w:rPr>
          <w:sz w:val="24"/>
          <w:szCs w:val="24"/>
        </w:rPr>
        <w:t xml:space="preserve">. The </w:t>
      </w:r>
      <w:r>
        <w:t>α-</w:t>
      </w:r>
      <w:r>
        <w:rPr>
          <w:sz w:val="24"/>
          <w:szCs w:val="24"/>
        </w:rPr>
        <w:t>diversity was calculated using Shannon’s index with a custom R functions</w:t>
      </w:r>
      <w:r w:rsidR="00B327FD">
        <w:rPr>
          <w:sz w:val="24"/>
          <w:szCs w:val="24"/>
        </w:rPr>
        <w:fldChar w:fldCharType="begin"/>
      </w:r>
      <w:r w:rsidR="00B327FD">
        <w:rPr>
          <w:sz w:val="24"/>
          <w:szCs w:val="24"/>
        </w:rPr>
        <w:instrText xml:space="preserve"> ADDIN ZOTERO_ITEM CSL_CITATION {"citationID":"L4D3Sqq6","properties":{"formattedCitation":"\\super 73\\nosupersub{}","plainCitation":"73","noteIndex":0},"citationItems":[{"id":3887,"uris":["http://zotero.org/users/7217550/items/KJFVLJIF"],"uri":["http://zotero.org/users/7217550/items/KJFVLJIF"],"itemData":{"id":3887,"type":"article-journal","container-title":"Urbana: University of Illinois Press","title":"The mathematical theory of information","volume":"97","author":[{"family":"Shannon","given":"Claude E"},{"family":"Weaver","given":"Warren"}],"issued":{"date-parts":[["1949"]]}}}],"schema":"https://github.com/citation-style-language/schema/raw/master/csl-citation.json"} </w:instrText>
      </w:r>
      <w:r w:rsidR="00B327FD">
        <w:rPr>
          <w:sz w:val="24"/>
          <w:szCs w:val="24"/>
        </w:rPr>
        <w:fldChar w:fldCharType="separate"/>
      </w:r>
      <w:r w:rsidR="00B327FD" w:rsidRPr="00B327FD">
        <w:rPr>
          <w:sz w:val="24"/>
          <w:vertAlign w:val="superscript"/>
        </w:rPr>
        <w:t>73</w:t>
      </w:r>
      <w:r w:rsidR="00B327FD">
        <w:rPr>
          <w:sz w:val="24"/>
          <w:szCs w:val="24"/>
        </w:rPr>
        <w:fldChar w:fldCharType="end"/>
      </w:r>
      <w:del w:id="159" w:author="Microsoft Office User" w:date="2022-02-25T17:27:00Z">
        <w:r w:rsidDel="00B327FD">
          <w:rPr>
            <w:sz w:val="24"/>
            <w:szCs w:val="24"/>
            <w:vertAlign w:val="superscript"/>
          </w:rPr>
          <w:delText>72</w:delText>
        </w:r>
      </w:del>
      <w:r>
        <w:rPr>
          <w:i/>
          <w:sz w:val="24"/>
          <w:szCs w:val="24"/>
        </w:rPr>
        <w:t>.</w:t>
      </w:r>
      <w:r>
        <w:rPr>
          <w:sz w:val="24"/>
          <w:szCs w:val="24"/>
        </w:rPr>
        <w:t xml:space="preserve"> To test the difference across ecosystems and datasets, the Wald-Type statistics implemented in the ‘GFD’ function of the R </w:t>
      </w:r>
      <w:r>
        <w:rPr>
          <w:i/>
          <w:sz w:val="24"/>
          <w:szCs w:val="24"/>
        </w:rPr>
        <w:t>GFD</w:t>
      </w:r>
      <w:r>
        <w:rPr>
          <w:sz w:val="24"/>
          <w:szCs w:val="24"/>
        </w:rPr>
        <w:t xml:space="preserve"> package was used (Extended data Table 5). This test was performed instead of an ANOVA, as the data was not normally distributed. The mean values given by the function were used for the ecosystem comparison.</w:t>
      </w:r>
    </w:p>
    <w:p w14:paraId="3ECB61D9" w14:textId="7B0779A4" w:rsidR="00C1497F" w:rsidRDefault="00393347">
      <w:pPr>
        <w:pBdr>
          <w:top w:val="nil"/>
          <w:left w:val="nil"/>
          <w:bottom w:val="nil"/>
          <w:right w:val="nil"/>
          <w:between w:val="nil"/>
        </w:pBdr>
        <w:rPr>
          <w:b/>
          <w:color w:val="000000"/>
          <w:sz w:val="24"/>
          <w:szCs w:val="24"/>
        </w:rPr>
      </w:pPr>
      <w:r>
        <w:rPr>
          <w:b/>
          <w:color w:val="000000"/>
          <w:sz w:val="24"/>
          <w:szCs w:val="24"/>
        </w:rPr>
        <w:lastRenderedPageBreak/>
        <w:t xml:space="preserve">KEGG enrichment. </w:t>
      </w:r>
      <w:r>
        <w:rPr>
          <w:color w:val="000000"/>
          <w:sz w:val="24"/>
          <w:szCs w:val="24"/>
        </w:rPr>
        <w:t>The standard DESeq2 pipeline with default parameters was used on raw KEGG counts for the enrichment analysis, using the default Wald tests</w:t>
      </w:r>
      <w:r w:rsidR="00B327FD">
        <w:rPr>
          <w:color w:val="000000"/>
          <w:sz w:val="24"/>
          <w:szCs w:val="24"/>
        </w:rPr>
        <w:fldChar w:fldCharType="begin"/>
      </w:r>
      <w:r w:rsidR="00B327FD">
        <w:rPr>
          <w:color w:val="000000"/>
          <w:sz w:val="24"/>
          <w:szCs w:val="24"/>
        </w:rPr>
        <w:instrText xml:space="preserve"> ADDIN ZOTERO_ITEM CSL_CITATION {"citationID":"bqzhD8JT","properties":{"formattedCitation":"\\super 57,74\\nosupersub{}","plainCitation":"57,74","noteIndex":0},"citationItems":[{"id":286,"uris":["http://zotero.org/users/7217550/items/ZJYHX8F6"],"uri":["http://zotero.org/users/7217550/items/ZJYHX8F6"],"itemData":{"id":286,"type":"article-journal","abstract":"KEGG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 ).","container-title":"Nucleic Acids Research","DOI":"10.1093/nar/28.1.27","ISSN":"0305-1048","issue":"1","journalAbbreviation":"Nucleic Acids Research","page":"27-30","source":"Silverchair","title":"KEGG: Kyoto Encyclopedia of Genes and Genomes","title-short":"KEGG","volume":"28","author":[{"family":"Kanehisa","given":"Minoru"},{"family":"Goto","given":"Susumu"}],"issued":{"date-parts":[["2000",1,1]]}}},{"id":2638,"uris":["http://zotero.org/users/7217550/items/SIAUY8RM"],"uri":["http://zotero.org/users/7217550/items/SIAUY8RM"],"itemData":{"id":2638,"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Biol","language":"en","page":"550","source":"Springer Link","title":"Moderated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00B327FD">
        <w:rPr>
          <w:color w:val="000000"/>
          <w:sz w:val="24"/>
          <w:szCs w:val="24"/>
        </w:rPr>
        <w:fldChar w:fldCharType="separate"/>
      </w:r>
      <w:r w:rsidR="00B327FD" w:rsidRPr="00B327FD">
        <w:rPr>
          <w:color w:val="000000"/>
          <w:sz w:val="24"/>
          <w:vertAlign w:val="superscript"/>
        </w:rPr>
        <w:t>57,74</w:t>
      </w:r>
      <w:r w:rsidR="00B327FD">
        <w:rPr>
          <w:color w:val="000000"/>
          <w:sz w:val="24"/>
          <w:szCs w:val="24"/>
        </w:rPr>
        <w:fldChar w:fldCharType="end"/>
      </w:r>
      <w:del w:id="160" w:author="Microsoft Office User" w:date="2022-02-25T17:28:00Z">
        <w:r w:rsidDel="00B327FD">
          <w:rPr>
            <w:color w:val="000000"/>
            <w:sz w:val="24"/>
            <w:szCs w:val="24"/>
            <w:vertAlign w:val="superscript"/>
          </w:rPr>
          <w:delText>56,73</w:delText>
        </w:r>
      </w:del>
      <w:r>
        <w:rPr>
          <w:color w:val="000000"/>
          <w:sz w:val="24"/>
          <w:szCs w:val="24"/>
        </w:rPr>
        <w:t xml:space="preserve">. We considered significantly enriched Kegg Orthologs (KOs) with an </w:t>
      </w:r>
      <w:r>
        <w:rPr>
          <w:i/>
          <w:color w:val="000000"/>
          <w:sz w:val="24"/>
          <w:szCs w:val="24"/>
        </w:rPr>
        <w:t>FDR adjusted</w:t>
      </w:r>
      <w:r>
        <w:rPr>
          <w:color w:val="000000"/>
          <w:sz w:val="24"/>
          <w:szCs w:val="24"/>
        </w:rPr>
        <w:t xml:space="preserve"> </w:t>
      </w:r>
      <w:r>
        <w:rPr>
          <w:i/>
          <w:color w:val="000000"/>
          <w:sz w:val="24"/>
          <w:szCs w:val="24"/>
        </w:rPr>
        <w:t>p</w:t>
      </w:r>
      <w:r>
        <w:rPr>
          <w:color w:val="000000"/>
          <w:sz w:val="24"/>
          <w:szCs w:val="24"/>
        </w:rPr>
        <w:t xml:space="preserve"> &lt; 0.01 and a </w:t>
      </w:r>
      <w:r>
        <w:rPr>
          <w:i/>
          <w:color w:val="000000"/>
          <w:sz w:val="24"/>
          <w:szCs w:val="24"/>
        </w:rPr>
        <w:t>log</w:t>
      </w:r>
      <w:r>
        <w:rPr>
          <w:i/>
          <w:color w:val="000000"/>
          <w:sz w:val="24"/>
          <w:szCs w:val="24"/>
          <w:vertAlign w:val="subscript"/>
        </w:rPr>
        <w:t>2</w:t>
      </w:r>
      <w:r>
        <w:rPr>
          <w:i/>
          <w:color w:val="000000"/>
          <w:sz w:val="24"/>
          <w:szCs w:val="24"/>
        </w:rPr>
        <w:t xml:space="preserve"> fold-change </w:t>
      </w:r>
      <w:r>
        <w:rPr>
          <w:color w:val="000000"/>
          <w:sz w:val="24"/>
          <w:szCs w:val="24"/>
        </w:rPr>
        <w:t xml:space="preserve">&gt; 1. To unravel the contribution of these gene families to functional pathways, we ran </w:t>
      </w:r>
      <w:r>
        <w:rPr>
          <w:i/>
          <w:color w:val="000000"/>
          <w:sz w:val="24"/>
          <w:szCs w:val="24"/>
        </w:rPr>
        <w:t>KEGGdecoder</w:t>
      </w:r>
      <w:r w:rsidR="00B327FD">
        <w:rPr>
          <w:i/>
          <w:color w:val="000000"/>
          <w:sz w:val="24"/>
          <w:szCs w:val="24"/>
        </w:rPr>
        <w:fldChar w:fldCharType="begin"/>
      </w:r>
      <w:r w:rsidR="00B327FD">
        <w:rPr>
          <w:i/>
          <w:color w:val="000000"/>
          <w:sz w:val="24"/>
          <w:szCs w:val="24"/>
        </w:rPr>
        <w:instrText xml:space="preserve"> ADDIN ZOTERO_ITEM CSL_CITATION {"citationID":"GeJnJrRD","properties":{"formattedCitation":"\\super 75\\nosupersub{}","plainCitation":"75","noteIndex":0},"citationItems":[{"id":276,"uris":["http://zotero.org/users/7217550/items/D649NKL8"],"uri":["http://zotero.org/users/7217550/items/D649NKL8"],"itemData":{"id":276,"type":"article-journal","abstract":"Aerobic anoxygenic phototrophs (AAnPs) are common in marine environments and are associated with photoheterotrophic activity. To date, AAnPs that possess the potential for carbon fixation have not been identified in the surface ocean. Using the Tara Oceans metagenomic dataset, we have identified draft genomes of nine bacteria that possess the genomic potential for anoxygenic phototrophy, carbon fixation via the Calvin-Benson-Bassham cycle, and the oxidation of sulfite and thiosulfate. Forming a monophyletic clade within the Alphaproteobacteria and lacking cultured representatives, the organisms compose minor constituents of local microbial communities (0.1–1.0%), but are globally distributed, present in multiple samples from the North Pacific, Mediterranean Sea, the East Africa Coastal Province, and the Atlantic. This discovery may require re-examination of the microbial communities in the oceans to understand and constrain the role this group of organisms may play in the global carbon cycle.","container-title":"The ISME Journal","DOI":"10.1038/s41396-018-0091-3","ISSN":"1751-7370","issue":"7","language":"en","note":"number: 7\npublisher: Nature Publishing Group","page":"1861-1866","source":"www.nature.com","title":"Potential for primary productivity in a globally-distributed bacterial phototroph","volume":"12","author":[{"family":"Graham","given":"E. D."},{"family":"Heidelberg","given":"J. F."},{"family":"Tully","given":"B. J."}],"issued":{"date-parts":[["2018",7]]}}}],"schema":"https://github.com/citation-style-language/schema/raw/master/csl-citation.json"} </w:instrText>
      </w:r>
      <w:r w:rsidR="00B327FD">
        <w:rPr>
          <w:i/>
          <w:color w:val="000000"/>
          <w:sz w:val="24"/>
          <w:szCs w:val="24"/>
        </w:rPr>
        <w:fldChar w:fldCharType="separate"/>
      </w:r>
      <w:r w:rsidR="00B327FD" w:rsidRPr="00B327FD">
        <w:rPr>
          <w:color w:val="000000"/>
          <w:sz w:val="24"/>
          <w:vertAlign w:val="superscript"/>
        </w:rPr>
        <w:t>75</w:t>
      </w:r>
      <w:r w:rsidR="00B327FD">
        <w:rPr>
          <w:i/>
          <w:color w:val="000000"/>
          <w:sz w:val="24"/>
          <w:szCs w:val="24"/>
        </w:rPr>
        <w:fldChar w:fldCharType="end"/>
      </w:r>
      <w:del w:id="161" w:author="Microsoft Office User" w:date="2022-02-25T17:28:00Z">
        <w:r w:rsidDel="00B327FD">
          <w:rPr>
            <w:color w:val="000000"/>
            <w:sz w:val="24"/>
            <w:szCs w:val="24"/>
            <w:vertAlign w:val="superscript"/>
          </w:rPr>
          <w:delText>74</w:delText>
        </w:r>
      </w:del>
      <w:r>
        <w:rPr>
          <w:color w:val="000000"/>
          <w:sz w:val="24"/>
          <w:szCs w:val="24"/>
        </w:rPr>
        <w:t xml:space="preserve"> on the KOs enriched in cryospheric samples, to identify environmental-associated pathways in all samples. </w:t>
      </w:r>
    </w:p>
    <w:p w14:paraId="1B758C17" w14:textId="6E48E48E" w:rsidR="00C1497F" w:rsidRDefault="00393347">
      <w:pPr>
        <w:rPr>
          <w:sz w:val="24"/>
          <w:szCs w:val="24"/>
        </w:rPr>
      </w:pPr>
      <w:r>
        <w:rPr>
          <w:color w:val="000000"/>
          <w:sz w:val="24"/>
          <w:szCs w:val="24"/>
        </w:rPr>
        <w:t>To</w:t>
      </w:r>
      <w:r>
        <w:rPr>
          <w:sz w:val="24"/>
          <w:szCs w:val="24"/>
        </w:rPr>
        <w:t xml:space="preserve"> understand and unravel the origins of the gene families specific to the cryospheric metagenomes, contigs were taxonomically classified following which the specific gene families were mapped to the contigs. We used </w:t>
      </w:r>
      <w:r>
        <w:rPr>
          <w:i/>
          <w:sz w:val="24"/>
          <w:szCs w:val="24"/>
        </w:rPr>
        <w:t>Kraken2</w:t>
      </w:r>
      <w:r>
        <w:rPr>
          <w:sz w:val="24"/>
          <w:szCs w:val="24"/>
        </w:rPr>
        <w:t xml:space="preserve"> to taxonomically assign all the contigs present in the metagenomes followed by custom python scripts (provided) to link the genes belonging to enriched KEGG orthologs (KO and the corresponding NCBI taxon ID</w:t>
      </w:r>
      <w:r w:rsidR="00B327FD">
        <w:rPr>
          <w:sz w:val="24"/>
          <w:szCs w:val="24"/>
        </w:rPr>
        <w:fldChar w:fldCharType="begin"/>
      </w:r>
      <w:r w:rsidR="00B327FD">
        <w:rPr>
          <w:sz w:val="24"/>
          <w:szCs w:val="24"/>
        </w:rPr>
        <w:instrText xml:space="preserve"> ADDIN ZOTERO_ITEM CSL_CITATION {"citationID":"nmMyIqCE","properties":{"formattedCitation":"\\super 76,77\\nosupersub{}","plainCitation":"76,77","noteIndex":0},"citationItems":[{"id":275,"uris":["http://zotero.org/users/7217550/items/YDX86TL2"],"uri":["http://zotero.org/users/7217550/items/YDX86TL2"],"itemData":{"id":275,"type":"article-journal","abstract":"Although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analysis.","container-title":"Genome Biology","DOI":"10.1186/s13059-019-1891-0","ISSN":"1474-760X","issue":"1","journalAbbreviation":"Genome Biol","language":"en","page":"257","source":"Springer Link","title":"Improved metagenomic analysis with Kraken 2","volume":"20","author":[{"family":"Wood","given":"Derrick E."},{"family":"Lu","given":"Jennifer"},{"family":"Langmead","given":"Ben"}],"issued":{"date-parts":[["2019",11,28]]}}},{"id":274,"uris":["http://zotero.org/users/7217550/items/A84BCNYG"],"uri":["http://zotero.org/users/7217550/items/A84BCNYG"],"itemData":{"id":274,"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Research","DOI":"10.1093/nar/gkr1178","ISSN":"0305-1048","issue":"D1","journalAbbreviation":"Nucleic Acids Research","page":"D136-D143","source":"Silverchair","title":"The NCBI Taxonomy database","volume":"40","author":[{"family":"Federhen","given":"Scott"}],"issued":{"date-parts":[["2012",1,1]]}}}],"schema":"https://github.com/citation-style-language/schema/raw/master/csl-citation.json"} </w:instrText>
      </w:r>
      <w:r w:rsidR="00B327FD">
        <w:rPr>
          <w:sz w:val="24"/>
          <w:szCs w:val="24"/>
        </w:rPr>
        <w:fldChar w:fldCharType="separate"/>
      </w:r>
      <w:r w:rsidR="00B327FD" w:rsidRPr="00B327FD">
        <w:rPr>
          <w:sz w:val="24"/>
          <w:vertAlign w:val="superscript"/>
        </w:rPr>
        <w:t>76,77</w:t>
      </w:r>
      <w:r w:rsidR="00B327FD">
        <w:rPr>
          <w:sz w:val="24"/>
          <w:szCs w:val="24"/>
        </w:rPr>
        <w:fldChar w:fldCharType="end"/>
      </w:r>
      <w:del w:id="162" w:author="Microsoft Office User" w:date="2022-02-25T17:28:00Z">
        <w:r w:rsidDel="00B327FD">
          <w:rPr>
            <w:sz w:val="24"/>
            <w:szCs w:val="24"/>
            <w:vertAlign w:val="superscript"/>
          </w:rPr>
          <w:delText>75,76</w:delText>
        </w:r>
      </w:del>
      <w:r>
        <w:rPr>
          <w:sz w:val="24"/>
          <w:szCs w:val="24"/>
        </w:rPr>
        <w:t xml:space="preserve">. An R script using the NCBI </w:t>
      </w:r>
      <w:r>
        <w:rPr>
          <w:i/>
          <w:sz w:val="24"/>
          <w:szCs w:val="24"/>
        </w:rPr>
        <w:t>entrez</w:t>
      </w:r>
      <w:r>
        <w:rPr>
          <w:sz w:val="24"/>
          <w:szCs w:val="24"/>
        </w:rPr>
        <w:t xml:space="preserve"> package was used to retrieve the taxonomy based on the taxon ID, and to get the genus-level taxonomy</w:t>
      </w:r>
      <w:r w:rsidR="00B327FD">
        <w:rPr>
          <w:sz w:val="24"/>
          <w:szCs w:val="24"/>
        </w:rPr>
        <w:fldChar w:fldCharType="begin"/>
      </w:r>
      <w:r w:rsidR="00B327FD">
        <w:rPr>
          <w:sz w:val="24"/>
          <w:szCs w:val="24"/>
        </w:rPr>
        <w:instrText xml:space="preserve"> ADDIN ZOTERO_ITEM CSL_CITATION {"citationID":"H2uRSbTA","properties":{"formattedCitation":"\\super 49\\nosupersub{}","plainCitation":"49","noteIndex":0},"citationItems":[{"id":3875,"uris":["http://zotero.org/users/7217550/items/6TTNPPYX"],"uri":["http://zotero.org/users/7217550/items/6TTNPPYX"],"itemData":{"id":3875,"type":"report","publisher":"PeerJ Preprints","title":"rentrez: An R package for the NCBI eUtils API","author":[{"family":"Winter","given":"David J"}],"issued":{"date-parts":[["2017"]]}}}],"schema":"https://github.com/citation-style-language/schema/raw/master/csl-citation.json"} </w:instrText>
      </w:r>
      <w:r w:rsidR="00B327FD">
        <w:rPr>
          <w:sz w:val="24"/>
          <w:szCs w:val="24"/>
        </w:rPr>
        <w:fldChar w:fldCharType="separate"/>
      </w:r>
      <w:r w:rsidR="00B327FD" w:rsidRPr="00B327FD">
        <w:rPr>
          <w:sz w:val="24"/>
          <w:vertAlign w:val="superscript"/>
        </w:rPr>
        <w:t>49</w:t>
      </w:r>
      <w:r w:rsidR="00B327FD">
        <w:rPr>
          <w:sz w:val="24"/>
          <w:szCs w:val="24"/>
        </w:rPr>
        <w:fldChar w:fldCharType="end"/>
      </w:r>
      <w:del w:id="163" w:author="Microsoft Office User" w:date="2022-02-25T17:29:00Z">
        <w:r w:rsidDel="00B327FD">
          <w:rPr>
            <w:sz w:val="24"/>
            <w:szCs w:val="24"/>
            <w:vertAlign w:val="superscript"/>
          </w:rPr>
          <w:delText>48</w:delText>
        </w:r>
      </w:del>
      <w:r>
        <w:rPr>
          <w:sz w:val="24"/>
          <w:szCs w:val="24"/>
        </w:rPr>
        <w:t>. To link the Silva genus taxonomies with their NCBI counterparts, the grep function included in R allowing partial matches was used to find Silva genera name matching the NCBI genus name. The DEseq2 results, KEGG-decoder output and taxonomy matches can be found in the Data/ folder of the Zenodo under the names ‘KEGG_deseq_results.csv’, ‘KEGG_decoder_output’, and ‘KEGG_sign_tax_genera.csv’, respectively.</w:t>
      </w:r>
    </w:p>
    <w:p w14:paraId="078C020F" w14:textId="29D6721B" w:rsidR="00C1497F" w:rsidRDefault="00393347">
      <w:pPr>
        <w:pBdr>
          <w:top w:val="nil"/>
          <w:left w:val="nil"/>
          <w:bottom w:val="nil"/>
          <w:right w:val="nil"/>
          <w:between w:val="nil"/>
        </w:pBdr>
        <w:rPr>
          <w:color w:val="000000"/>
          <w:sz w:val="24"/>
          <w:szCs w:val="24"/>
        </w:rPr>
      </w:pPr>
      <w:r>
        <w:rPr>
          <w:b/>
          <w:color w:val="000000"/>
          <w:sz w:val="24"/>
          <w:szCs w:val="24"/>
        </w:rPr>
        <w:t xml:space="preserve">Gene clusters and unassigned protein coding sequences. </w:t>
      </w:r>
      <w:r>
        <w:rPr>
          <w:color w:val="000000"/>
          <w:sz w:val="24"/>
          <w:szCs w:val="24"/>
        </w:rPr>
        <w:t xml:space="preserve">Predicted gene sequences annotated to the KEGG database and those unassigned were gathered into individual groups based on KEGG ID or Unassigned using a custom python script. ‘annotation2gene.py’. The fasta files were subsequently concatenated and clustered to identify functional homologs within the dataset. We used </w:t>
      </w:r>
      <w:r>
        <w:rPr>
          <w:i/>
          <w:color w:val="000000"/>
          <w:sz w:val="24"/>
          <w:szCs w:val="24"/>
        </w:rPr>
        <w:t>mmseq2</w:t>
      </w:r>
      <w:r>
        <w:rPr>
          <w:color w:val="000000"/>
          <w:sz w:val="24"/>
          <w:szCs w:val="24"/>
        </w:rPr>
        <w:t xml:space="preserve"> ‘linclust’</w:t>
      </w:r>
      <w:r w:rsidR="00B327FD">
        <w:rPr>
          <w:color w:val="000000"/>
          <w:sz w:val="24"/>
          <w:szCs w:val="24"/>
        </w:rPr>
        <w:fldChar w:fldCharType="begin"/>
      </w:r>
      <w:r w:rsidR="00B327FD">
        <w:rPr>
          <w:color w:val="000000"/>
          <w:sz w:val="24"/>
          <w:szCs w:val="24"/>
        </w:rPr>
        <w:instrText xml:space="preserve"> ADDIN ZOTERO_ITEM CSL_CITATION {"citationID":"gxljwwE5","properties":{"formattedCitation":"\\super 78\\nosupersub{}","plainCitation":"78","noteIndex":0},"citationItems":[{"id":272,"uris":["http://zotero.org/users/7217550/items/CJVQR3VT"],"uri":["http://zotero.org/users/7217550/items/CJVQR3VT"],"itemData":{"id":272,"type":"article-journal","container-title":"Nature Biotechnology","DOI":"10.1038/nbt.3988","ISSN":"1546-1696","issue":"11","language":"en","note":"number: 11\npublisher: Nature Publishing Group","page":"1026-1028","source":"www.nature.com","title":"MMseqs2 enables sensitive protein sequence searching for the analysis of massive data sets","volume":"35","author":[{"family":"Steinegger","given":"Martin"},{"family":"Söding","given":"Johannes"}],"issued":{"date-parts":[["2017",11]]}},"locator":"2"}],"schema":"https://github.com/citation-style-language/schema/raw/master/csl-citation.json"} </w:instrText>
      </w:r>
      <w:r w:rsidR="00B327FD">
        <w:rPr>
          <w:color w:val="000000"/>
          <w:sz w:val="24"/>
          <w:szCs w:val="24"/>
        </w:rPr>
        <w:fldChar w:fldCharType="separate"/>
      </w:r>
      <w:r w:rsidR="00B327FD" w:rsidRPr="00B327FD">
        <w:rPr>
          <w:color w:val="000000"/>
          <w:sz w:val="24"/>
          <w:vertAlign w:val="superscript"/>
        </w:rPr>
        <w:t>78</w:t>
      </w:r>
      <w:r w:rsidR="00B327FD">
        <w:rPr>
          <w:color w:val="000000"/>
          <w:sz w:val="24"/>
          <w:szCs w:val="24"/>
        </w:rPr>
        <w:fldChar w:fldCharType="end"/>
      </w:r>
      <w:del w:id="164" w:author="Microsoft Office User" w:date="2022-02-25T17:29:00Z">
        <w:r w:rsidDel="00B327FD">
          <w:rPr>
            <w:color w:val="000000"/>
            <w:sz w:val="24"/>
            <w:szCs w:val="24"/>
            <w:vertAlign w:val="superscript"/>
          </w:rPr>
          <w:delText>77</w:delText>
        </w:r>
      </w:del>
      <w:r>
        <w:rPr>
          <w:color w:val="000000"/>
          <w:sz w:val="24"/>
          <w:szCs w:val="24"/>
        </w:rPr>
        <w:t xml:space="preserve"> to cluster the 41,068,842 gene sequences found in the entire metagenomic dataset. Subsequently, fasta sequences associated with each cluster were retrieved into separated clusters (n=12,125) and linked to the coverages to estimate abundances. </w:t>
      </w:r>
      <w:r>
        <w:rPr>
          <w:i/>
          <w:color w:val="000000"/>
          <w:sz w:val="24"/>
          <w:szCs w:val="24"/>
        </w:rPr>
        <w:t>MAFFT</w:t>
      </w:r>
      <w:r w:rsidR="00B327FD">
        <w:rPr>
          <w:i/>
          <w:color w:val="000000"/>
          <w:sz w:val="24"/>
          <w:szCs w:val="24"/>
        </w:rPr>
        <w:fldChar w:fldCharType="begin"/>
      </w:r>
      <w:r w:rsidR="00B327FD">
        <w:rPr>
          <w:i/>
          <w:color w:val="000000"/>
          <w:sz w:val="24"/>
          <w:szCs w:val="24"/>
        </w:rPr>
        <w:instrText xml:space="preserve"> ADDIN ZOTERO_ITEM CSL_CITATION {"citationID":"EbUjBuPp","properties":{"formattedCitation":"\\super 60\\nosupersub{}","plainCitation":"60","noteIndex":0},"citationItems":[{"id":1093,"uris":["http://zotero.org/users/7217550/items/DWBDJWS5"],"uri":["http://zotero.org/users/7217550/items/DWBDJWS5"],"itemData":{"id":1093,"type":"article-journal","abstract":"Abstract.  We report a major update of the MAFFT multiple sequence alignment program. This version has several new features, including options for adding unalig","container-title":"Molecular Biology and Evolution","DOI":"10.1093/molbev/mst010","ISSN":"0737-4038","issue":"4","journalAbbreviation":"Mol Biol Evol","language":"en","page":"772-780","source":"academic.oup.com","title":"MAFFT Multiple Sequence Alignment Software Version 7: Improvements in Performance and Usability","title-short":"MAFFT Multiple Sequence Alignment Software Version 7","volume":"30","author":[{"family":"Katoh","given":"Kazutaka"},{"family":"Standley","given":"Daron M."}],"issued":{"date-parts":[["2013",4,1]]}}}],"schema":"https://github.com/citation-style-language/schema/raw/master/csl-citation.json"} </w:instrText>
      </w:r>
      <w:r w:rsidR="00B327FD">
        <w:rPr>
          <w:i/>
          <w:color w:val="000000"/>
          <w:sz w:val="24"/>
          <w:szCs w:val="24"/>
        </w:rPr>
        <w:fldChar w:fldCharType="separate"/>
      </w:r>
      <w:r w:rsidR="00B327FD" w:rsidRPr="00B327FD">
        <w:rPr>
          <w:color w:val="000000"/>
          <w:sz w:val="24"/>
          <w:vertAlign w:val="superscript"/>
        </w:rPr>
        <w:t>60</w:t>
      </w:r>
      <w:r w:rsidR="00B327FD">
        <w:rPr>
          <w:i/>
          <w:color w:val="000000"/>
          <w:sz w:val="24"/>
          <w:szCs w:val="24"/>
        </w:rPr>
        <w:fldChar w:fldCharType="end"/>
      </w:r>
      <w:del w:id="165" w:author="Microsoft Office User" w:date="2022-02-25T17:29:00Z">
        <w:r w:rsidDel="00B327FD">
          <w:rPr>
            <w:color w:val="000000"/>
            <w:sz w:val="24"/>
            <w:szCs w:val="24"/>
            <w:vertAlign w:val="superscript"/>
          </w:rPr>
          <w:delText>59</w:delText>
        </w:r>
      </w:del>
      <w:r>
        <w:rPr>
          <w:color w:val="000000"/>
          <w:sz w:val="24"/>
          <w:szCs w:val="24"/>
        </w:rPr>
        <w:t xml:space="preserve"> was then used to create a multiple sequence alignment of the sequences per cluster, while the ‘cons’ method from </w:t>
      </w:r>
      <w:r>
        <w:rPr>
          <w:i/>
          <w:color w:val="000000"/>
          <w:sz w:val="24"/>
          <w:szCs w:val="24"/>
        </w:rPr>
        <w:t>EMBOSS</w:t>
      </w:r>
      <w:r>
        <w:rPr>
          <w:color w:val="000000"/>
          <w:sz w:val="24"/>
          <w:szCs w:val="24"/>
        </w:rPr>
        <w:t xml:space="preserve"> was used to generate a consensus sequence. The generated consensus sequences from each cluster were subsequently annotated and their identity verified against the UniProt TrEMBL</w:t>
      </w:r>
      <w:r w:rsidR="00B327FD">
        <w:rPr>
          <w:color w:val="000000"/>
          <w:sz w:val="24"/>
          <w:szCs w:val="24"/>
        </w:rPr>
        <w:fldChar w:fldCharType="begin"/>
      </w:r>
      <w:r w:rsidR="00B327FD">
        <w:rPr>
          <w:color w:val="000000"/>
          <w:sz w:val="24"/>
          <w:szCs w:val="24"/>
        </w:rPr>
        <w:instrText xml:space="preserve"> ADDIN ZOTERO_ITEM CSL_CITATION {"citationID":"3itWDlp3","properties":{"formattedCitation":"\\super 79\\nosupersub{}","plainCitation":"79","noteIndex":0},"citationItems":[{"id":269,"uris":["http://zotero.org/users/7217550/items/IJ5LPHAP"],"uri":["http://zotero.org/users/7217550/items/IJ5LPHAP"],"itemData":{"id":269,"type":"article-journal","abstract":"The Universal Protein Resource (UniProt) provides the scientific community with a single, centralized, authoritative resource for protein sequences and functional information. Formed by uniting the Swiss-Prot, TrEMBL and PIR protein database activities, the UniProt consortium produces three layers of protein sequence databases: the UniProt Archive (UniParc), the UniProt Knowledgebase (UniProt) and the UniProt Reference (UniRef) databases. The UniProt Knowledgebase is a comprehensive, fully classified, richly and accurately annotated protein sequence knowledgebase with extensive cross-references. This centrepiece consists of two sections: UniProt/Swiss-Prot, with fully, manually curated entries; and UniProt/TrEMBL, enriched with automated classification and annotation. During 2004, tens of thousands of Knowledgebase records got manually annotated or updated; we introduced a new comment line topic: TOXIC DOSE to store information on the acute toxicity of a toxin; the UniProt keyword list got augmented by additional keywords; we improved the documentation of the keywords and are continuously overhauling and standardizing the annotation of post-translational modifications. Furthermore, we introduced a new documentation file of the strains and their synonyms. Many new database cross-references were introduced and we started to make use of Digital Object Identifiers. We also achieved in collaboration with the Macromolecular Structure Database group at EBI an improved integration with structural databases by residue level mapping of sequences from the Protein Data Bank entries onto corresponding UniProt entries. For convenient sequence searches we provide the UniRef non-redundant sequence databases. The comprehensive UniParc database stores the complete body of publicly available protein sequence data. The UniProt databases can be accessed online ( http://www.uniprot.org ) or downloaded in several formats ( ftp://ftp.uniprot.org/pub ). New releases are published every two weeks.","container-title":"Nucleic Acids Research","DOI":"10.1093/nar/gki070","ISSN":"0305-1048","issue":"suppl_1","journalAbbreviation":"Nucleic Acids Research","page":"D154-D159","source":"Silverchair","title":"The Universal Protein Resource (UniProt)","volume":"33","author":[{"family":"Bairoch","given":"Amos"},{"family":"Apweiler","given":"Rolf"},{"family":"Wu","given":"Cathy H."},{"family":"Barker","given":"Winona C."},{"family":"Boeckmann","given":"Brigitte"},{"family":"Ferro","given":"Serenella"},{"family":"Gasteiger","given":"Elisabeth"},{"family":"Huang","given":"Hongzhan"},{"family":"Lopez","given":"Rodrigo"},{"family":"Magrane","given":"Michele"},{"family":"Martin","given":"Maria J."},{"family":"Natale","given":"Darren A."},{"family":"O'Donovan","given":"Claire"},{"family":"Redaschi","given":"Nicole"},{"family":"Yeh","given":"Lai-Su L."}],"issued":{"date-parts":[["2005",1,1]]}}}],"schema":"https://github.com/citation-style-language/schema/raw/master/csl-citation.json"} </w:instrText>
      </w:r>
      <w:r w:rsidR="00B327FD">
        <w:rPr>
          <w:color w:val="000000"/>
          <w:sz w:val="24"/>
          <w:szCs w:val="24"/>
        </w:rPr>
        <w:fldChar w:fldCharType="separate"/>
      </w:r>
      <w:r w:rsidR="00B327FD" w:rsidRPr="00B327FD">
        <w:rPr>
          <w:color w:val="000000"/>
          <w:sz w:val="24"/>
          <w:vertAlign w:val="superscript"/>
        </w:rPr>
        <w:t>79</w:t>
      </w:r>
      <w:r w:rsidR="00B327FD">
        <w:rPr>
          <w:color w:val="000000"/>
          <w:sz w:val="24"/>
          <w:szCs w:val="24"/>
        </w:rPr>
        <w:fldChar w:fldCharType="end"/>
      </w:r>
      <w:del w:id="166" w:author="Microsoft Office User" w:date="2022-02-25T17:29:00Z">
        <w:r w:rsidDel="00B327FD">
          <w:rPr>
            <w:color w:val="000000"/>
            <w:sz w:val="24"/>
            <w:szCs w:val="24"/>
            <w:vertAlign w:val="superscript"/>
          </w:rPr>
          <w:delText>78</w:delText>
        </w:r>
      </w:del>
      <w:r>
        <w:rPr>
          <w:color w:val="000000"/>
          <w:sz w:val="24"/>
          <w:szCs w:val="24"/>
        </w:rPr>
        <w:t xml:space="preserve"> database. The pairwise identity of sequences within each cluster was measured using </w:t>
      </w:r>
      <w:r>
        <w:rPr>
          <w:i/>
          <w:color w:val="000000"/>
          <w:sz w:val="24"/>
          <w:szCs w:val="24"/>
        </w:rPr>
        <w:t>CLUSTAL</w:t>
      </w:r>
      <w:r w:rsidR="00B327FD">
        <w:rPr>
          <w:i/>
          <w:color w:val="000000"/>
          <w:sz w:val="24"/>
          <w:szCs w:val="24"/>
        </w:rPr>
        <w:fldChar w:fldCharType="begin"/>
      </w:r>
      <w:r w:rsidR="00B327FD">
        <w:rPr>
          <w:i/>
          <w:color w:val="000000"/>
          <w:sz w:val="24"/>
          <w:szCs w:val="24"/>
        </w:rPr>
        <w:instrText xml:space="preserve"> ADDIN ZOTERO_ITEM CSL_CITATION {"citationID":"cFh0Uhv2","properties":{"formattedCitation":"\\super 80\\nosupersub{}","plainCitation":"80","noteIndex":0},"citationItems":[{"id":268,"uris":["http://zotero.org/users/7217550/items/UM6NJXJ6"],"uri":["http://zotero.org/users/7217550/items/UM6NJXJ6"],"itemData":{"id":268,"type":"article-journal","abstract":"Summary: The Clustal W and Clustal X multiple sequence alignment programs have been completely rewritten in C++. This will facilitate the further development of the alignment algorithms in the future and has allowed proper porting of the programs to the latest versions of Linux, Macintosh and Windows operating systems.Availability: The programs can be run on-line from the EBI web server: http://www.ebi.ac.uk/tools/clustalw2. The source code and executables for Windows, Linux and Macintosh computers are available from the EBI ftp site ftp://ftp.ebi.ac.uk/pub/software/clustalw2/Contact:clustalw@ucd.ie","container-title":"Bioinformatics","DOI":"10.1093/bioinformatics/btm404","ISSN":"1367-4803","issue":"21","journalAbbreviation":"Bioinformatics","page":"2947-2948","source":"Silverchair","title":"Clustal W and Clustal X version 2.0","volume":"23","author":[{"family":"Larkin","given":"M.A."},{"family":"Blackshields","given":"G."},{"family":"Brown","given":"N.P."},{"family":"Chenna","given":"R."},{"family":"McGettigan","given":"P.A."},{"family":"McWilliam","given":"H."},{"family":"Valentin","given":"F."},{"family":"Wallace","given":"I.M."},{"family":"Wilm","given":"A."},{"family":"Lopez","given":"R."},{"family":"Thompson","given":"J.D."},{"family":"Gibson","given":"T.J."},{"family":"Higgins","given":"D.G."}],"issued":{"date-parts":[["2007",11,1]]}}}],"schema":"https://github.com/citation-style-language/schema/raw/master/csl-citation.json"} </w:instrText>
      </w:r>
      <w:r w:rsidR="00B327FD">
        <w:rPr>
          <w:i/>
          <w:color w:val="000000"/>
          <w:sz w:val="24"/>
          <w:szCs w:val="24"/>
        </w:rPr>
        <w:fldChar w:fldCharType="separate"/>
      </w:r>
      <w:r w:rsidR="00B327FD" w:rsidRPr="00B327FD">
        <w:rPr>
          <w:color w:val="000000"/>
          <w:sz w:val="24"/>
          <w:vertAlign w:val="superscript"/>
        </w:rPr>
        <w:t>80</w:t>
      </w:r>
      <w:r w:rsidR="00B327FD">
        <w:rPr>
          <w:i/>
          <w:color w:val="000000"/>
          <w:sz w:val="24"/>
          <w:szCs w:val="24"/>
        </w:rPr>
        <w:fldChar w:fldCharType="end"/>
      </w:r>
      <w:del w:id="167" w:author="Microsoft Office User" w:date="2022-02-25T17:29:00Z">
        <w:r w:rsidDel="00B327FD">
          <w:rPr>
            <w:color w:val="000000"/>
            <w:sz w:val="24"/>
            <w:szCs w:val="24"/>
            <w:vertAlign w:val="superscript"/>
          </w:rPr>
          <w:delText>79</w:delText>
        </w:r>
      </w:del>
      <w:r>
        <w:rPr>
          <w:color w:val="000000"/>
          <w:sz w:val="24"/>
          <w:szCs w:val="24"/>
        </w:rPr>
        <w:t xml:space="preserve"> ‘distmat’ option with the ‘–percent-id’. The unassigned clusters summary statistics and Uniprot matches can be retrieved on Zenodo, </w:t>
      </w:r>
      <w:r>
        <w:rPr>
          <w:color w:val="000000"/>
          <w:sz w:val="24"/>
          <w:szCs w:val="24"/>
        </w:rPr>
        <w:lastRenderedPageBreak/>
        <w:t>in the Data/ folder under the names ‘Unassigned_clusters_stats.tsv’, and ‘unassigned_uniprot_matches.txt’.</w:t>
      </w:r>
    </w:p>
    <w:p w14:paraId="2137B9AA" w14:textId="77777777" w:rsidR="00C1497F" w:rsidRDefault="00C1497F">
      <w:pPr>
        <w:pBdr>
          <w:top w:val="nil"/>
          <w:left w:val="nil"/>
          <w:bottom w:val="nil"/>
          <w:right w:val="nil"/>
          <w:between w:val="nil"/>
        </w:pBdr>
        <w:rPr>
          <w:color w:val="000000"/>
          <w:sz w:val="24"/>
          <w:szCs w:val="24"/>
        </w:rPr>
      </w:pPr>
    </w:p>
    <w:p w14:paraId="71DA7BC8" w14:textId="77777777" w:rsidR="00C1497F" w:rsidRDefault="00C1497F">
      <w:pPr>
        <w:pBdr>
          <w:top w:val="nil"/>
          <w:left w:val="nil"/>
          <w:bottom w:val="nil"/>
          <w:right w:val="nil"/>
          <w:between w:val="nil"/>
        </w:pBdr>
        <w:rPr>
          <w:b/>
          <w:color w:val="000000"/>
          <w:sz w:val="24"/>
          <w:szCs w:val="24"/>
        </w:rPr>
      </w:pPr>
    </w:p>
    <w:p w14:paraId="65CB9D5E" w14:textId="77777777" w:rsidR="00C1497F" w:rsidRDefault="00393347">
      <w:pPr>
        <w:spacing w:before="120" w:after="120"/>
        <w:rPr>
          <w:b/>
          <w:sz w:val="24"/>
          <w:szCs w:val="24"/>
        </w:rPr>
      </w:pPr>
      <w:r>
        <w:rPr>
          <w:b/>
          <w:sz w:val="24"/>
          <w:szCs w:val="24"/>
        </w:rPr>
        <w:t>References</w:t>
      </w:r>
    </w:p>
    <w:p w14:paraId="23792B2A" w14:textId="77777777" w:rsidR="00612ED2" w:rsidRPr="00612ED2" w:rsidRDefault="00612ED2" w:rsidP="00612ED2">
      <w:pPr>
        <w:pStyle w:val="Bibliography"/>
        <w:rPr>
          <w:color w:val="000000"/>
        </w:rPr>
      </w:pPr>
      <w:r>
        <w:rPr>
          <w:color w:val="000000"/>
        </w:rPr>
        <w:fldChar w:fldCharType="begin"/>
      </w:r>
      <w:r>
        <w:rPr>
          <w:color w:val="000000"/>
        </w:rPr>
        <w:instrText xml:space="preserve"> ADDIN ZOTERO_BIBL {"uncited":[],"omitted":[],"custom":[]} CSL_BIBLIOGRAPHY </w:instrText>
      </w:r>
      <w:r>
        <w:rPr>
          <w:color w:val="000000"/>
        </w:rPr>
        <w:fldChar w:fldCharType="separate"/>
      </w:r>
      <w:r w:rsidRPr="00612ED2">
        <w:rPr>
          <w:color w:val="000000"/>
        </w:rPr>
        <w:t>1.</w:t>
      </w:r>
      <w:r w:rsidRPr="00612ED2">
        <w:rPr>
          <w:color w:val="000000"/>
        </w:rPr>
        <w:tab/>
        <w:t xml:space="preserve">Pörtner, H.-O. </w:t>
      </w:r>
      <w:r w:rsidRPr="00612ED2">
        <w:rPr>
          <w:i/>
          <w:iCs/>
          <w:color w:val="000000"/>
        </w:rPr>
        <w:t>et al.</w:t>
      </w:r>
      <w:r w:rsidRPr="00612ED2">
        <w:rPr>
          <w:color w:val="000000"/>
        </w:rPr>
        <w:t xml:space="preserve"> IPCC special report on the ocean and cryosphere in a changing climate. </w:t>
      </w:r>
      <w:r w:rsidRPr="00612ED2">
        <w:rPr>
          <w:i/>
          <w:iCs/>
          <w:color w:val="000000"/>
        </w:rPr>
        <w:t>IPCC Intergov. Panel Clim. Change IPCC</w:t>
      </w:r>
      <w:r w:rsidRPr="00612ED2">
        <w:rPr>
          <w:color w:val="000000"/>
        </w:rPr>
        <w:t xml:space="preserve"> (2019).</w:t>
      </w:r>
    </w:p>
    <w:p w14:paraId="7A79A23A" w14:textId="77777777" w:rsidR="00612ED2" w:rsidRPr="00612ED2" w:rsidRDefault="00612ED2" w:rsidP="00612ED2">
      <w:pPr>
        <w:pStyle w:val="Bibliography"/>
        <w:rPr>
          <w:color w:val="000000"/>
        </w:rPr>
      </w:pPr>
      <w:r w:rsidRPr="00612ED2">
        <w:rPr>
          <w:color w:val="000000"/>
        </w:rPr>
        <w:t>2.</w:t>
      </w:r>
      <w:r w:rsidRPr="00612ED2">
        <w:rPr>
          <w:color w:val="000000"/>
        </w:rPr>
        <w:tab/>
        <w:t xml:space="preserve">Jansson, J. K. &amp; Taş, N. The microbial ecology of permafrost. </w:t>
      </w:r>
      <w:r w:rsidRPr="00612ED2">
        <w:rPr>
          <w:i/>
          <w:iCs/>
          <w:color w:val="000000"/>
        </w:rPr>
        <w:t>Nat. Rev. Microbiol.</w:t>
      </w:r>
      <w:r w:rsidRPr="00612ED2">
        <w:rPr>
          <w:color w:val="000000"/>
        </w:rPr>
        <w:t xml:space="preserve"> </w:t>
      </w:r>
      <w:r w:rsidRPr="00612ED2">
        <w:rPr>
          <w:b/>
          <w:bCs/>
          <w:color w:val="000000"/>
        </w:rPr>
        <w:t>12</w:t>
      </w:r>
      <w:r w:rsidRPr="00612ED2">
        <w:rPr>
          <w:color w:val="000000"/>
        </w:rPr>
        <w:t>, 414–425 (2014).</w:t>
      </w:r>
    </w:p>
    <w:p w14:paraId="27517F36" w14:textId="77777777" w:rsidR="00612ED2" w:rsidRPr="00612ED2" w:rsidRDefault="00612ED2" w:rsidP="00612ED2">
      <w:pPr>
        <w:pStyle w:val="Bibliography"/>
        <w:rPr>
          <w:color w:val="000000"/>
        </w:rPr>
      </w:pPr>
      <w:r w:rsidRPr="00612ED2">
        <w:rPr>
          <w:color w:val="000000"/>
        </w:rPr>
        <w:t>3.</w:t>
      </w:r>
      <w:r w:rsidRPr="00612ED2">
        <w:rPr>
          <w:color w:val="000000"/>
        </w:rPr>
        <w:tab/>
        <w:t xml:space="preserve">Anesio, A. M., Lutz, S., Chrismas, N. A. M. &amp; Benning, L. G. The microbiome of glaciers and ice sheets. </w:t>
      </w:r>
      <w:r w:rsidRPr="00612ED2">
        <w:rPr>
          <w:i/>
          <w:iCs/>
          <w:color w:val="000000"/>
        </w:rPr>
        <w:t>Npj Biofilms Microbiomes</w:t>
      </w:r>
      <w:r w:rsidRPr="00612ED2">
        <w:rPr>
          <w:color w:val="000000"/>
        </w:rPr>
        <w:t xml:space="preserve"> </w:t>
      </w:r>
      <w:r w:rsidRPr="00612ED2">
        <w:rPr>
          <w:b/>
          <w:bCs/>
          <w:color w:val="000000"/>
        </w:rPr>
        <w:t>3</w:t>
      </w:r>
      <w:r w:rsidRPr="00612ED2">
        <w:rPr>
          <w:color w:val="000000"/>
        </w:rPr>
        <w:t>, 1–11 (2017).</w:t>
      </w:r>
    </w:p>
    <w:p w14:paraId="7C8A0312" w14:textId="77777777" w:rsidR="00612ED2" w:rsidRPr="00612ED2" w:rsidRDefault="00612ED2" w:rsidP="00612ED2">
      <w:pPr>
        <w:pStyle w:val="Bibliography"/>
        <w:rPr>
          <w:color w:val="000000"/>
        </w:rPr>
      </w:pPr>
      <w:r w:rsidRPr="00612ED2">
        <w:rPr>
          <w:color w:val="000000"/>
        </w:rPr>
        <w:t>4.</w:t>
      </w:r>
      <w:r w:rsidRPr="00612ED2">
        <w:rPr>
          <w:color w:val="000000"/>
        </w:rPr>
        <w:tab/>
        <w:t xml:space="preserve">Cavicchioli, R. </w:t>
      </w:r>
      <w:r w:rsidRPr="00612ED2">
        <w:rPr>
          <w:i/>
          <w:iCs/>
          <w:color w:val="000000"/>
        </w:rPr>
        <w:t>et al.</w:t>
      </w:r>
      <w:r w:rsidRPr="00612ED2">
        <w:rPr>
          <w:color w:val="000000"/>
        </w:rPr>
        <w:t xml:space="preserve"> Scientists’ warning to humanity: microorganisms and climate change. </w:t>
      </w:r>
      <w:r w:rsidRPr="00612ED2">
        <w:rPr>
          <w:i/>
          <w:iCs/>
          <w:color w:val="000000"/>
        </w:rPr>
        <w:t>Nat. Rev. Microbiol.</w:t>
      </w:r>
      <w:r w:rsidRPr="00612ED2">
        <w:rPr>
          <w:color w:val="000000"/>
        </w:rPr>
        <w:t xml:space="preserve"> </w:t>
      </w:r>
      <w:r w:rsidRPr="00612ED2">
        <w:rPr>
          <w:b/>
          <w:bCs/>
          <w:color w:val="000000"/>
        </w:rPr>
        <w:t>17</w:t>
      </w:r>
      <w:r w:rsidRPr="00612ED2">
        <w:rPr>
          <w:color w:val="000000"/>
        </w:rPr>
        <w:t>, 569–586 (2019).</w:t>
      </w:r>
    </w:p>
    <w:p w14:paraId="55A4BC2E" w14:textId="77777777" w:rsidR="00612ED2" w:rsidRPr="00612ED2" w:rsidRDefault="00612ED2" w:rsidP="00612ED2">
      <w:pPr>
        <w:pStyle w:val="Bibliography"/>
        <w:rPr>
          <w:color w:val="000000"/>
        </w:rPr>
      </w:pPr>
      <w:r w:rsidRPr="00612ED2">
        <w:rPr>
          <w:color w:val="000000"/>
        </w:rPr>
        <w:t>5.</w:t>
      </w:r>
      <w:r w:rsidRPr="00612ED2">
        <w:rPr>
          <w:color w:val="000000"/>
        </w:rPr>
        <w:tab/>
        <w:t xml:space="preserve">Nayfach, S. </w:t>
      </w:r>
      <w:r w:rsidRPr="00612ED2">
        <w:rPr>
          <w:i/>
          <w:iCs/>
          <w:color w:val="000000"/>
        </w:rPr>
        <w:t>et al.</w:t>
      </w:r>
      <w:r w:rsidRPr="00612ED2">
        <w:rPr>
          <w:color w:val="000000"/>
        </w:rPr>
        <w:t xml:space="preserve"> A genomic catalog of Earth’s microbiomes. </w:t>
      </w:r>
      <w:r w:rsidRPr="00612ED2">
        <w:rPr>
          <w:i/>
          <w:iCs/>
          <w:color w:val="000000"/>
        </w:rPr>
        <w:t>Nat. Biotechnol.</w:t>
      </w:r>
      <w:r w:rsidRPr="00612ED2">
        <w:rPr>
          <w:color w:val="000000"/>
        </w:rPr>
        <w:t xml:space="preserve"> </w:t>
      </w:r>
      <w:r w:rsidRPr="00612ED2">
        <w:rPr>
          <w:b/>
          <w:bCs/>
          <w:color w:val="000000"/>
        </w:rPr>
        <w:t>39</w:t>
      </w:r>
      <w:r w:rsidRPr="00612ED2">
        <w:rPr>
          <w:color w:val="000000"/>
        </w:rPr>
        <w:t>, 499–509 (2021).</w:t>
      </w:r>
    </w:p>
    <w:p w14:paraId="2BD40741" w14:textId="77777777" w:rsidR="00612ED2" w:rsidRPr="00612ED2" w:rsidRDefault="00612ED2" w:rsidP="00612ED2">
      <w:pPr>
        <w:pStyle w:val="Bibliography"/>
        <w:rPr>
          <w:color w:val="000000"/>
        </w:rPr>
      </w:pPr>
      <w:r w:rsidRPr="00612ED2">
        <w:rPr>
          <w:color w:val="000000"/>
        </w:rPr>
        <w:t>6.</w:t>
      </w:r>
      <w:r w:rsidRPr="00612ED2">
        <w:rPr>
          <w:color w:val="000000"/>
        </w:rPr>
        <w:tab/>
        <w:t xml:space="preserve">Boetius, A., Anesio, A. M., Deming, J. W., Mikucki, J. A. &amp; Rapp, J. Z. Microbial ecology of the cryosphere: sea ice and glacial habitats. </w:t>
      </w:r>
      <w:r w:rsidRPr="00612ED2">
        <w:rPr>
          <w:i/>
          <w:iCs/>
          <w:color w:val="000000"/>
        </w:rPr>
        <w:t>Nat. Rev. Microbiol.</w:t>
      </w:r>
      <w:r w:rsidRPr="00612ED2">
        <w:rPr>
          <w:color w:val="000000"/>
        </w:rPr>
        <w:t xml:space="preserve"> </w:t>
      </w:r>
      <w:r w:rsidRPr="00612ED2">
        <w:rPr>
          <w:b/>
          <w:bCs/>
          <w:color w:val="000000"/>
        </w:rPr>
        <w:t>13</w:t>
      </w:r>
      <w:r w:rsidRPr="00612ED2">
        <w:rPr>
          <w:color w:val="000000"/>
        </w:rPr>
        <w:t>, 677–690 (2015).</w:t>
      </w:r>
    </w:p>
    <w:p w14:paraId="00271A97" w14:textId="77777777" w:rsidR="00612ED2" w:rsidRPr="00DA70A6" w:rsidRDefault="00612ED2" w:rsidP="00612ED2">
      <w:pPr>
        <w:pStyle w:val="Bibliography"/>
        <w:rPr>
          <w:color w:val="000000"/>
          <w:lang w:val="fr-CH"/>
          <w:rPrChange w:id="168" w:author="Microsoft Office User" w:date="2022-02-25T17:30:00Z">
            <w:rPr>
              <w:color w:val="000000"/>
            </w:rPr>
          </w:rPrChange>
        </w:rPr>
      </w:pPr>
      <w:r w:rsidRPr="00612ED2">
        <w:rPr>
          <w:color w:val="000000"/>
        </w:rPr>
        <w:t>7.</w:t>
      </w:r>
      <w:r w:rsidRPr="00612ED2">
        <w:rPr>
          <w:color w:val="000000"/>
        </w:rPr>
        <w:tab/>
        <w:t xml:space="preserve">Fountain, A. G. </w:t>
      </w:r>
      <w:r w:rsidRPr="00612ED2">
        <w:rPr>
          <w:i/>
          <w:iCs/>
          <w:color w:val="000000"/>
        </w:rPr>
        <w:t>et al.</w:t>
      </w:r>
      <w:r w:rsidRPr="00612ED2">
        <w:rPr>
          <w:color w:val="000000"/>
        </w:rPr>
        <w:t xml:space="preserve"> The Disappearing Cryosphere: Impacts and Ecosystem Responses to Rapid Cryosphere Loss. </w:t>
      </w:r>
      <w:r w:rsidRPr="00DA70A6">
        <w:rPr>
          <w:i/>
          <w:iCs/>
          <w:color w:val="000000"/>
          <w:lang w:val="fr-CH"/>
          <w:rPrChange w:id="169" w:author="Microsoft Office User" w:date="2022-02-25T17:30:00Z">
            <w:rPr>
              <w:i/>
              <w:iCs/>
              <w:color w:val="000000"/>
            </w:rPr>
          </w:rPrChange>
        </w:rPr>
        <w:t>BioScience</w:t>
      </w:r>
      <w:r w:rsidRPr="00DA70A6">
        <w:rPr>
          <w:color w:val="000000"/>
          <w:lang w:val="fr-CH"/>
          <w:rPrChange w:id="170" w:author="Microsoft Office User" w:date="2022-02-25T17:30:00Z">
            <w:rPr>
              <w:color w:val="000000"/>
            </w:rPr>
          </w:rPrChange>
        </w:rPr>
        <w:t xml:space="preserve"> </w:t>
      </w:r>
      <w:r w:rsidRPr="00DA70A6">
        <w:rPr>
          <w:b/>
          <w:bCs/>
          <w:color w:val="000000"/>
          <w:lang w:val="fr-CH"/>
          <w:rPrChange w:id="171" w:author="Microsoft Office User" w:date="2022-02-25T17:30:00Z">
            <w:rPr>
              <w:b/>
              <w:bCs/>
              <w:color w:val="000000"/>
            </w:rPr>
          </w:rPrChange>
        </w:rPr>
        <w:t>62</w:t>
      </w:r>
      <w:r w:rsidRPr="00DA70A6">
        <w:rPr>
          <w:color w:val="000000"/>
          <w:lang w:val="fr-CH"/>
          <w:rPrChange w:id="172" w:author="Microsoft Office User" w:date="2022-02-25T17:30:00Z">
            <w:rPr>
              <w:color w:val="000000"/>
            </w:rPr>
          </w:rPrChange>
        </w:rPr>
        <w:t>, 405–415 (2012).</w:t>
      </w:r>
    </w:p>
    <w:p w14:paraId="7733BB63" w14:textId="77777777" w:rsidR="00612ED2" w:rsidRPr="00612ED2" w:rsidRDefault="00612ED2" w:rsidP="00612ED2">
      <w:pPr>
        <w:pStyle w:val="Bibliography"/>
        <w:rPr>
          <w:color w:val="000000"/>
        </w:rPr>
      </w:pPr>
      <w:r w:rsidRPr="00DA70A6">
        <w:rPr>
          <w:color w:val="000000"/>
          <w:lang w:val="fr-CH"/>
          <w:rPrChange w:id="173" w:author="Microsoft Office User" w:date="2022-02-25T17:30:00Z">
            <w:rPr>
              <w:color w:val="000000"/>
            </w:rPr>
          </w:rPrChange>
        </w:rPr>
        <w:t>8.</w:t>
      </w:r>
      <w:r w:rsidRPr="00DA70A6">
        <w:rPr>
          <w:color w:val="000000"/>
          <w:lang w:val="fr-CH"/>
          <w:rPrChange w:id="174" w:author="Microsoft Office User" w:date="2022-02-25T17:30:00Z">
            <w:rPr>
              <w:color w:val="000000"/>
            </w:rPr>
          </w:rPrChange>
        </w:rPr>
        <w:tab/>
        <w:t xml:space="preserve">Thompson, L. R. </w:t>
      </w:r>
      <w:r w:rsidRPr="00DA70A6">
        <w:rPr>
          <w:i/>
          <w:iCs/>
          <w:color w:val="000000"/>
          <w:lang w:val="fr-CH"/>
          <w:rPrChange w:id="175" w:author="Microsoft Office User" w:date="2022-02-25T17:30:00Z">
            <w:rPr>
              <w:i/>
              <w:iCs/>
              <w:color w:val="000000"/>
            </w:rPr>
          </w:rPrChange>
        </w:rPr>
        <w:t>et al.</w:t>
      </w:r>
      <w:r w:rsidRPr="00DA70A6">
        <w:rPr>
          <w:color w:val="000000"/>
          <w:lang w:val="fr-CH"/>
          <w:rPrChange w:id="176" w:author="Microsoft Office User" w:date="2022-02-25T17:30:00Z">
            <w:rPr>
              <w:color w:val="000000"/>
            </w:rPr>
          </w:rPrChange>
        </w:rPr>
        <w:t xml:space="preserve"> A communal catalogue reveals Earth’s multiscale microbial diversity. </w:t>
      </w:r>
      <w:r w:rsidRPr="00612ED2">
        <w:rPr>
          <w:i/>
          <w:iCs/>
          <w:color w:val="000000"/>
        </w:rPr>
        <w:t>Nature</w:t>
      </w:r>
      <w:r w:rsidRPr="00612ED2">
        <w:rPr>
          <w:color w:val="000000"/>
        </w:rPr>
        <w:t xml:space="preserve"> </w:t>
      </w:r>
      <w:r w:rsidRPr="00612ED2">
        <w:rPr>
          <w:b/>
          <w:bCs/>
          <w:color w:val="000000"/>
        </w:rPr>
        <w:t>551</w:t>
      </w:r>
      <w:r w:rsidRPr="00612ED2">
        <w:rPr>
          <w:color w:val="000000"/>
        </w:rPr>
        <w:t>, 457–463 (2017).</w:t>
      </w:r>
    </w:p>
    <w:p w14:paraId="16A8CF70" w14:textId="77777777" w:rsidR="00612ED2" w:rsidRPr="00612ED2" w:rsidRDefault="00612ED2" w:rsidP="00612ED2">
      <w:pPr>
        <w:pStyle w:val="Bibliography"/>
        <w:rPr>
          <w:color w:val="000000"/>
        </w:rPr>
      </w:pPr>
      <w:r w:rsidRPr="00612ED2">
        <w:rPr>
          <w:color w:val="000000"/>
        </w:rPr>
        <w:t>9.</w:t>
      </w:r>
      <w:r w:rsidRPr="00612ED2">
        <w:rPr>
          <w:color w:val="000000"/>
        </w:rPr>
        <w:tab/>
        <w:t xml:space="preserve">Goordial, J. Cryomicrobial Ecology: Still Much To Learn about Life Left Out in the Cold. </w:t>
      </w:r>
      <w:r w:rsidRPr="00612ED2">
        <w:rPr>
          <w:i/>
          <w:iCs/>
          <w:color w:val="000000"/>
        </w:rPr>
        <w:t>mSystems</w:t>
      </w:r>
      <w:r w:rsidRPr="00612ED2">
        <w:rPr>
          <w:color w:val="000000"/>
        </w:rPr>
        <w:t xml:space="preserve"> </w:t>
      </w:r>
      <w:r w:rsidRPr="00612ED2">
        <w:rPr>
          <w:b/>
          <w:bCs/>
          <w:color w:val="000000"/>
        </w:rPr>
        <w:t>6</w:t>
      </w:r>
      <w:r w:rsidRPr="00612ED2">
        <w:rPr>
          <w:color w:val="000000"/>
        </w:rPr>
        <w:t>, e00852-21 (2021).</w:t>
      </w:r>
    </w:p>
    <w:p w14:paraId="652AB0F6" w14:textId="77777777" w:rsidR="00612ED2" w:rsidRPr="00612ED2" w:rsidRDefault="00612ED2" w:rsidP="00612ED2">
      <w:pPr>
        <w:pStyle w:val="Bibliography"/>
        <w:rPr>
          <w:color w:val="000000"/>
        </w:rPr>
      </w:pPr>
      <w:r w:rsidRPr="00612ED2">
        <w:rPr>
          <w:color w:val="000000"/>
        </w:rPr>
        <w:lastRenderedPageBreak/>
        <w:t>10.</w:t>
      </w:r>
      <w:r w:rsidRPr="00612ED2">
        <w:rPr>
          <w:color w:val="000000"/>
        </w:rPr>
        <w:tab/>
        <w:t xml:space="preserve">Merino, N. </w:t>
      </w:r>
      <w:r w:rsidRPr="00612ED2">
        <w:rPr>
          <w:i/>
          <w:iCs/>
          <w:color w:val="000000"/>
        </w:rPr>
        <w:t>et al.</w:t>
      </w:r>
      <w:r w:rsidRPr="00612ED2">
        <w:rPr>
          <w:color w:val="000000"/>
        </w:rPr>
        <w:t xml:space="preserve"> Living at the Extremes: Extremophiles and the Limits of Life in a Planetary Context. </w:t>
      </w:r>
      <w:r w:rsidRPr="00612ED2">
        <w:rPr>
          <w:i/>
          <w:iCs/>
          <w:color w:val="000000"/>
        </w:rPr>
        <w:t>Front. Microbiol.</w:t>
      </w:r>
      <w:r w:rsidRPr="00612ED2">
        <w:rPr>
          <w:color w:val="000000"/>
        </w:rPr>
        <w:t xml:space="preserve"> </w:t>
      </w:r>
      <w:r w:rsidRPr="00612ED2">
        <w:rPr>
          <w:b/>
          <w:bCs/>
          <w:color w:val="000000"/>
        </w:rPr>
        <w:t>10</w:t>
      </w:r>
      <w:r w:rsidRPr="00612ED2">
        <w:rPr>
          <w:color w:val="000000"/>
        </w:rPr>
        <w:t>, 780 (2019).</w:t>
      </w:r>
    </w:p>
    <w:p w14:paraId="31D3ACD4" w14:textId="77777777" w:rsidR="00612ED2" w:rsidRPr="00612ED2" w:rsidRDefault="00612ED2" w:rsidP="00612ED2">
      <w:pPr>
        <w:pStyle w:val="Bibliography"/>
        <w:rPr>
          <w:color w:val="000000"/>
        </w:rPr>
      </w:pPr>
      <w:r w:rsidRPr="00612ED2">
        <w:rPr>
          <w:color w:val="000000"/>
        </w:rPr>
        <w:t>11.</w:t>
      </w:r>
      <w:r w:rsidRPr="00612ED2">
        <w:rPr>
          <w:color w:val="000000"/>
        </w:rPr>
        <w:tab/>
        <w:t xml:space="preserve">Feller, G. &amp; Gerday, C. Psychrophilic enzymes: hot topics in cold adaptation. </w:t>
      </w:r>
      <w:r w:rsidRPr="00612ED2">
        <w:rPr>
          <w:i/>
          <w:iCs/>
          <w:color w:val="000000"/>
        </w:rPr>
        <w:t>Nat. Rev. Microbiol.</w:t>
      </w:r>
      <w:r w:rsidRPr="00612ED2">
        <w:rPr>
          <w:color w:val="000000"/>
        </w:rPr>
        <w:t xml:space="preserve"> </w:t>
      </w:r>
      <w:r w:rsidRPr="00612ED2">
        <w:rPr>
          <w:b/>
          <w:bCs/>
          <w:color w:val="000000"/>
        </w:rPr>
        <w:t>1</w:t>
      </w:r>
      <w:r w:rsidRPr="00612ED2">
        <w:rPr>
          <w:color w:val="000000"/>
        </w:rPr>
        <w:t>, 200–208 (2003).</w:t>
      </w:r>
    </w:p>
    <w:p w14:paraId="209A043B" w14:textId="77777777" w:rsidR="00612ED2" w:rsidRPr="00612ED2" w:rsidRDefault="00612ED2" w:rsidP="00612ED2">
      <w:pPr>
        <w:pStyle w:val="Bibliography"/>
        <w:rPr>
          <w:color w:val="000000"/>
        </w:rPr>
      </w:pPr>
      <w:r w:rsidRPr="00612ED2">
        <w:rPr>
          <w:color w:val="000000"/>
        </w:rPr>
        <w:t>12.</w:t>
      </w:r>
      <w:r w:rsidRPr="00612ED2">
        <w:rPr>
          <w:color w:val="000000"/>
        </w:rPr>
        <w:tab/>
        <w:t xml:space="preserve">Bowman, J. P. Genomics of Psychrophilic Bacteria and Archaea. in </w:t>
      </w:r>
      <w:r w:rsidRPr="00612ED2">
        <w:rPr>
          <w:i/>
          <w:iCs/>
          <w:color w:val="000000"/>
        </w:rPr>
        <w:t>Psychrophiles: From Biodiversity to Biotechnology</w:t>
      </w:r>
      <w:r w:rsidRPr="00612ED2">
        <w:rPr>
          <w:color w:val="000000"/>
        </w:rPr>
        <w:t xml:space="preserve"> (ed. Margesin, R.) 345–387 (Springer International Publishing, 2017). doi:10.1007/978-3-319-57057-0_15.</w:t>
      </w:r>
    </w:p>
    <w:p w14:paraId="4FA0FC49" w14:textId="77777777" w:rsidR="00612ED2" w:rsidRPr="00612ED2" w:rsidRDefault="00612ED2" w:rsidP="00612ED2">
      <w:pPr>
        <w:pStyle w:val="Bibliography"/>
        <w:rPr>
          <w:color w:val="000000"/>
        </w:rPr>
      </w:pPr>
      <w:r w:rsidRPr="00612ED2">
        <w:rPr>
          <w:color w:val="000000"/>
        </w:rPr>
        <w:t>13.</w:t>
      </w:r>
      <w:r w:rsidRPr="00612ED2">
        <w:rPr>
          <w:color w:val="000000"/>
        </w:rPr>
        <w:tab/>
        <w:t xml:space="preserve">D’Amico, S. </w:t>
      </w:r>
      <w:r w:rsidRPr="00612ED2">
        <w:rPr>
          <w:i/>
          <w:iCs/>
          <w:color w:val="000000"/>
        </w:rPr>
        <w:t>et al.</w:t>
      </w:r>
      <w:r w:rsidRPr="00612ED2">
        <w:rPr>
          <w:color w:val="000000"/>
        </w:rPr>
        <w:t xml:space="preserve"> Psychrophilic microorganisms: challenges for life. </w:t>
      </w:r>
      <w:r w:rsidRPr="00612ED2">
        <w:rPr>
          <w:i/>
          <w:iCs/>
          <w:color w:val="000000"/>
        </w:rPr>
        <w:t>EMBO Rep.</w:t>
      </w:r>
      <w:r w:rsidRPr="00612ED2">
        <w:rPr>
          <w:color w:val="000000"/>
        </w:rPr>
        <w:t xml:space="preserve"> </w:t>
      </w:r>
      <w:r w:rsidRPr="00612ED2">
        <w:rPr>
          <w:b/>
          <w:bCs/>
          <w:color w:val="000000"/>
        </w:rPr>
        <w:t>7</w:t>
      </w:r>
      <w:r w:rsidRPr="00612ED2">
        <w:rPr>
          <w:color w:val="000000"/>
        </w:rPr>
        <w:t>, 385–389 (2006).</w:t>
      </w:r>
    </w:p>
    <w:p w14:paraId="6DFB66D7" w14:textId="77777777" w:rsidR="00612ED2" w:rsidRPr="00612ED2" w:rsidRDefault="00612ED2" w:rsidP="00612ED2">
      <w:pPr>
        <w:pStyle w:val="Bibliography"/>
        <w:rPr>
          <w:color w:val="000000"/>
        </w:rPr>
      </w:pPr>
      <w:r w:rsidRPr="00612ED2">
        <w:rPr>
          <w:color w:val="000000"/>
        </w:rPr>
        <w:t>14.</w:t>
      </w:r>
      <w:r w:rsidRPr="00612ED2">
        <w:rPr>
          <w:color w:val="000000"/>
        </w:rPr>
        <w:tab/>
        <w:t xml:space="preserve">Tripathi, B. M. </w:t>
      </w:r>
      <w:r w:rsidRPr="00612ED2">
        <w:rPr>
          <w:i/>
          <w:iCs/>
          <w:color w:val="000000"/>
        </w:rPr>
        <w:t>et al.</w:t>
      </w:r>
      <w:r w:rsidRPr="00612ED2">
        <w:rPr>
          <w:color w:val="000000"/>
        </w:rPr>
        <w:t xml:space="preserve"> Variations in bacterial and archaeal communities along depth profiles of Alaskan soil cores. </w:t>
      </w:r>
      <w:r w:rsidRPr="00612ED2">
        <w:rPr>
          <w:i/>
          <w:iCs/>
          <w:color w:val="000000"/>
        </w:rPr>
        <w:t>Sci. Rep.</w:t>
      </w:r>
      <w:r w:rsidRPr="00612ED2">
        <w:rPr>
          <w:color w:val="000000"/>
        </w:rPr>
        <w:t xml:space="preserve"> </w:t>
      </w:r>
      <w:r w:rsidRPr="00612ED2">
        <w:rPr>
          <w:b/>
          <w:bCs/>
          <w:color w:val="000000"/>
        </w:rPr>
        <w:t>8</w:t>
      </w:r>
      <w:r w:rsidRPr="00612ED2">
        <w:rPr>
          <w:color w:val="000000"/>
        </w:rPr>
        <w:t>, 504 (2018).</w:t>
      </w:r>
    </w:p>
    <w:p w14:paraId="60A53CA4" w14:textId="77777777" w:rsidR="00612ED2" w:rsidRPr="00612ED2" w:rsidRDefault="00612ED2" w:rsidP="00612ED2">
      <w:pPr>
        <w:pStyle w:val="Bibliography"/>
        <w:rPr>
          <w:color w:val="000000"/>
        </w:rPr>
      </w:pPr>
      <w:r w:rsidRPr="00612ED2">
        <w:rPr>
          <w:color w:val="000000"/>
        </w:rPr>
        <w:t>15.</w:t>
      </w:r>
      <w:r w:rsidRPr="00612ED2">
        <w:rPr>
          <w:color w:val="000000"/>
        </w:rPr>
        <w:tab/>
        <w:t xml:space="preserve">Caporaso, J. G. </w:t>
      </w:r>
      <w:r w:rsidRPr="00612ED2">
        <w:rPr>
          <w:i/>
          <w:iCs/>
          <w:color w:val="000000"/>
        </w:rPr>
        <w:t>et al.</w:t>
      </w:r>
      <w:r w:rsidRPr="00612ED2">
        <w:rPr>
          <w:color w:val="000000"/>
        </w:rPr>
        <w:t xml:space="preserve"> Ultra-high-throughput microbial community analysis on the Illumina HiSeq and MiSeq platforms. </w:t>
      </w:r>
      <w:r w:rsidRPr="00612ED2">
        <w:rPr>
          <w:i/>
          <w:iCs/>
          <w:color w:val="000000"/>
        </w:rPr>
        <w:t>ISME J.</w:t>
      </w:r>
      <w:r w:rsidRPr="00612ED2">
        <w:rPr>
          <w:color w:val="000000"/>
        </w:rPr>
        <w:t xml:space="preserve"> </w:t>
      </w:r>
      <w:r w:rsidRPr="00612ED2">
        <w:rPr>
          <w:b/>
          <w:bCs/>
          <w:color w:val="000000"/>
        </w:rPr>
        <w:t>6</w:t>
      </w:r>
      <w:r w:rsidRPr="00612ED2">
        <w:rPr>
          <w:color w:val="000000"/>
        </w:rPr>
        <w:t>, 1621–1624 (2012).</w:t>
      </w:r>
    </w:p>
    <w:p w14:paraId="3E144734" w14:textId="77777777" w:rsidR="00612ED2" w:rsidRPr="00612ED2" w:rsidRDefault="00612ED2" w:rsidP="00612ED2">
      <w:pPr>
        <w:pStyle w:val="Bibliography"/>
        <w:rPr>
          <w:color w:val="000000"/>
        </w:rPr>
      </w:pPr>
      <w:r w:rsidRPr="00612ED2">
        <w:rPr>
          <w:color w:val="000000"/>
        </w:rPr>
        <w:t>16.</w:t>
      </w:r>
      <w:r w:rsidRPr="00612ED2">
        <w:rPr>
          <w:color w:val="000000"/>
        </w:rPr>
        <w:tab/>
        <w:t xml:space="preserve">Klindworth, A. </w:t>
      </w:r>
      <w:r w:rsidRPr="00612ED2">
        <w:rPr>
          <w:i/>
          <w:iCs/>
          <w:color w:val="000000"/>
        </w:rPr>
        <w:t>et al.</w:t>
      </w:r>
      <w:r w:rsidRPr="00612ED2">
        <w:rPr>
          <w:color w:val="000000"/>
        </w:rPr>
        <w:t xml:space="preserve"> Evaluation of general 16S ribosomal RNA gene PCR primers for classical and next-generation sequencing-based diversity studies. </w:t>
      </w:r>
      <w:r w:rsidRPr="00612ED2">
        <w:rPr>
          <w:i/>
          <w:iCs/>
          <w:color w:val="000000"/>
        </w:rPr>
        <w:t>Nucleic Acids Res.</w:t>
      </w:r>
      <w:r w:rsidRPr="00612ED2">
        <w:rPr>
          <w:color w:val="000000"/>
        </w:rPr>
        <w:t xml:space="preserve"> </w:t>
      </w:r>
      <w:r w:rsidRPr="00612ED2">
        <w:rPr>
          <w:b/>
          <w:bCs/>
          <w:color w:val="000000"/>
        </w:rPr>
        <w:t>41</w:t>
      </w:r>
      <w:r w:rsidRPr="00612ED2">
        <w:rPr>
          <w:color w:val="000000"/>
        </w:rPr>
        <w:t>, e1–e1 (2013).</w:t>
      </w:r>
    </w:p>
    <w:p w14:paraId="2AFC77C0" w14:textId="77777777" w:rsidR="00612ED2" w:rsidRPr="00612ED2" w:rsidRDefault="00612ED2" w:rsidP="00612ED2">
      <w:pPr>
        <w:pStyle w:val="Bibliography"/>
        <w:rPr>
          <w:color w:val="000000"/>
        </w:rPr>
      </w:pPr>
      <w:r w:rsidRPr="00612ED2">
        <w:rPr>
          <w:color w:val="000000"/>
        </w:rPr>
        <w:t>17.</w:t>
      </w:r>
      <w:r w:rsidRPr="00612ED2">
        <w:rPr>
          <w:color w:val="000000"/>
        </w:rPr>
        <w:tab/>
        <w:t xml:space="preserve">Dini-Andreote, F., Stegen, J. C., Elsas, J. D. van &amp; Salles, J. F. Disentangling mechanisms that mediate the balance between stochastic and deterministic processes in microbial succession. </w:t>
      </w:r>
      <w:r w:rsidRPr="00612ED2">
        <w:rPr>
          <w:i/>
          <w:iCs/>
          <w:color w:val="000000"/>
        </w:rPr>
        <w:t>Proc. Natl. Acad. Sci.</w:t>
      </w:r>
      <w:r w:rsidRPr="00612ED2">
        <w:rPr>
          <w:color w:val="000000"/>
        </w:rPr>
        <w:t xml:space="preserve"> </w:t>
      </w:r>
      <w:r w:rsidRPr="00612ED2">
        <w:rPr>
          <w:b/>
          <w:bCs/>
          <w:color w:val="000000"/>
        </w:rPr>
        <w:t>112</w:t>
      </w:r>
      <w:r w:rsidRPr="00612ED2">
        <w:rPr>
          <w:color w:val="000000"/>
        </w:rPr>
        <w:t>, E1326–E1332 (2015).</w:t>
      </w:r>
    </w:p>
    <w:p w14:paraId="328ABCC5" w14:textId="77777777" w:rsidR="00612ED2" w:rsidRPr="00612ED2" w:rsidRDefault="00612ED2" w:rsidP="00612ED2">
      <w:pPr>
        <w:pStyle w:val="Bibliography"/>
        <w:rPr>
          <w:color w:val="000000"/>
        </w:rPr>
      </w:pPr>
      <w:r w:rsidRPr="00612ED2">
        <w:rPr>
          <w:color w:val="000000"/>
        </w:rPr>
        <w:t>18.</w:t>
      </w:r>
      <w:r w:rsidRPr="00612ED2">
        <w:rPr>
          <w:color w:val="000000"/>
        </w:rPr>
        <w:tab/>
        <w:t>Influence of tree shape and evolutionary time‐scale on phylogenetic diversity metrics. doi:10.1111/ecog.01694.</w:t>
      </w:r>
    </w:p>
    <w:p w14:paraId="0F789801" w14:textId="77777777" w:rsidR="00612ED2" w:rsidRPr="00612ED2" w:rsidRDefault="00612ED2" w:rsidP="00612ED2">
      <w:pPr>
        <w:pStyle w:val="Bibliography"/>
        <w:rPr>
          <w:color w:val="000000"/>
        </w:rPr>
      </w:pPr>
      <w:r w:rsidRPr="00612ED2">
        <w:rPr>
          <w:color w:val="000000"/>
        </w:rPr>
        <w:t>19.</w:t>
      </w:r>
      <w:r w:rsidRPr="00612ED2">
        <w:rPr>
          <w:color w:val="000000"/>
        </w:rPr>
        <w:tab/>
        <w:t xml:space="preserve">Vollmers, J. </w:t>
      </w:r>
      <w:r w:rsidRPr="00612ED2">
        <w:rPr>
          <w:i/>
          <w:iCs/>
          <w:color w:val="000000"/>
        </w:rPr>
        <w:t>et al.</w:t>
      </w:r>
      <w:r w:rsidRPr="00612ED2">
        <w:rPr>
          <w:color w:val="000000"/>
        </w:rPr>
        <w:t xml:space="preserve"> Poles Apart: Arctic and Antarctic Octadecabacter strains Share High Genome Plasticity and a New Type of Xanthorhodopsin. </w:t>
      </w:r>
      <w:r w:rsidRPr="00612ED2">
        <w:rPr>
          <w:i/>
          <w:iCs/>
          <w:color w:val="000000"/>
        </w:rPr>
        <w:t>PLOS ONE</w:t>
      </w:r>
      <w:r w:rsidRPr="00612ED2">
        <w:rPr>
          <w:color w:val="000000"/>
        </w:rPr>
        <w:t xml:space="preserve"> </w:t>
      </w:r>
      <w:r w:rsidRPr="00612ED2">
        <w:rPr>
          <w:b/>
          <w:bCs/>
          <w:color w:val="000000"/>
        </w:rPr>
        <w:t>8</w:t>
      </w:r>
      <w:r w:rsidRPr="00612ED2">
        <w:rPr>
          <w:color w:val="000000"/>
        </w:rPr>
        <w:t>, e63422 (2013).</w:t>
      </w:r>
    </w:p>
    <w:p w14:paraId="206C07F3" w14:textId="77777777" w:rsidR="00612ED2" w:rsidRPr="00DA70A6" w:rsidRDefault="00612ED2" w:rsidP="00612ED2">
      <w:pPr>
        <w:pStyle w:val="Bibliography"/>
        <w:rPr>
          <w:color w:val="000000"/>
          <w:lang w:val="fr-CH"/>
          <w:rPrChange w:id="177" w:author="Microsoft Office User" w:date="2022-02-25T17:30:00Z">
            <w:rPr>
              <w:color w:val="000000"/>
            </w:rPr>
          </w:rPrChange>
        </w:rPr>
      </w:pPr>
      <w:r w:rsidRPr="00612ED2">
        <w:rPr>
          <w:color w:val="000000"/>
        </w:rPr>
        <w:lastRenderedPageBreak/>
        <w:t>20.</w:t>
      </w:r>
      <w:r w:rsidRPr="00612ED2">
        <w:rPr>
          <w:color w:val="000000"/>
        </w:rPr>
        <w:tab/>
        <w:t xml:space="preserve">Maccario, L., Sanguino, L., Vogel, T. M. &amp; Larose, C. Snow and ice ecosystems: not so extreme. </w:t>
      </w:r>
      <w:r w:rsidRPr="00DA70A6">
        <w:rPr>
          <w:i/>
          <w:iCs/>
          <w:color w:val="000000"/>
          <w:lang w:val="fr-CH"/>
          <w:rPrChange w:id="178" w:author="Microsoft Office User" w:date="2022-02-25T17:30:00Z">
            <w:rPr>
              <w:i/>
              <w:iCs/>
              <w:color w:val="000000"/>
            </w:rPr>
          </w:rPrChange>
        </w:rPr>
        <w:t>Res. Microbiol.</w:t>
      </w:r>
      <w:r w:rsidRPr="00DA70A6">
        <w:rPr>
          <w:color w:val="000000"/>
          <w:lang w:val="fr-CH"/>
          <w:rPrChange w:id="179" w:author="Microsoft Office User" w:date="2022-02-25T17:30:00Z">
            <w:rPr>
              <w:color w:val="000000"/>
            </w:rPr>
          </w:rPrChange>
        </w:rPr>
        <w:t xml:space="preserve"> </w:t>
      </w:r>
      <w:r w:rsidRPr="00DA70A6">
        <w:rPr>
          <w:b/>
          <w:bCs/>
          <w:color w:val="000000"/>
          <w:lang w:val="fr-CH"/>
          <w:rPrChange w:id="180" w:author="Microsoft Office User" w:date="2022-02-25T17:30:00Z">
            <w:rPr>
              <w:b/>
              <w:bCs/>
              <w:color w:val="000000"/>
            </w:rPr>
          </w:rPrChange>
        </w:rPr>
        <w:t>166</w:t>
      </w:r>
      <w:r w:rsidRPr="00DA70A6">
        <w:rPr>
          <w:color w:val="000000"/>
          <w:lang w:val="fr-CH"/>
          <w:rPrChange w:id="181" w:author="Microsoft Office User" w:date="2022-02-25T17:30:00Z">
            <w:rPr>
              <w:color w:val="000000"/>
            </w:rPr>
          </w:rPrChange>
        </w:rPr>
        <w:t>, 782–795 (2015).</w:t>
      </w:r>
    </w:p>
    <w:p w14:paraId="6B79C7D9" w14:textId="77777777" w:rsidR="00612ED2" w:rsidRPr="00612ED2" w:rsidRDefault="00612ED2" w:rsidP="00612ED2">
      <w:pPr>
        <w:pStyle w:val="Bibliography"/>
        <w:rPr>
          <w:color w:val="000000"/>
        </w:rPr>
      </w:pPr>
      <w:r w:rsidRPr="00DA70A6">
        <w:rPr>
          <w:color w:val="000000"/>
          <w:lang w:val="fr-CH"/>
          <w:rPrChange w:id="182" w:author="Microsoft Office User" w:date="2022-02-25T17:30:00Z">
            <w:rPr>
              <w:color w:val="000000"/>
            </w:rPr>
          </w:rPrChange>
        </w:rPr>
        <w:t>21.</w:t>
      </w:r>
      <w:r w:rsidRPr="00DA70A6">
        <w:rPr>
          <w:color w:val="000000"/>
          <w:lang w:val="fr-CH"/>
          <w:rPrChange w:id="183" w:author="Microsoft Office User" w:date="2022-02-25T17:30:00Z">
            <w:rPr>
              <w:color w:val="000000"/>
            </w:rPr>
          </w:rPrChange>
        </w:rPr>
        <w:tab/>
        <w:t xml:space="preserve">Ciok, A. </w:t>
      </w:r>
      <w:r w:rsidRPr="00DA70A6">
        <w:rPr>
          <w:i/>
          <w:iCs/>
          <w:color w:val="000000"/>
          <w:lang w:val="fr-CH"/>
          <w:rPrChange w:id="184" w:author="Microsoft Office User" w:date="2022-02-25T17:30:00Z">
            <w:rPr>
              <w:i/>
              <w:iCs/>
              <w:color w:val="000000"/>
            </w:rPr>
          </w:rPrChange>
        </w:rPr>
        <w:t>et al.</w:t>
      </w:r>
      <w:r w:rsidRPr="00DA70A6">
        <w:rPr>
          <w:color w:val="000000"/>
          <w:lang w:val="fr-CH"/>
          <w:rPrChange w:id="185" w:author="Microsoft Office User" w:date="2022-02-25T17:30:00Z">
            <w:rPr>
              <w:color w:val="000000"/>
            </w:rPr>
          </w:rPrChange>
        </w:rPr>
        <w:t xml:space="preserve"> Plasmids of Psychrotolerant Polaromonas spp. </w:t>
      </w:r>
      <w:r w:rsidRPr="00612ED2">
        <w:rPr>
          <w:color w:val="000000"/>
        </w:rPr>
        <w:t xml:space="preserve">Isolated From Arctic and Antarctic Glaciers – Diversity and Role in Adaptation to Polar Environments. </w:t>
      </w:r>
      <w:r w:rsidRPr="00612ED2">
        <w:rPr>
          <w:i/>
          <w:iCs/>
          <w:color w:val="000000"/>
        </w:rPr>
        <w:t>Front. Microbiol.</w:t>
      </w:r>
      <w:r w:rsidRPr="00612ED2">
        <w:rPr>
          <w:color w:val="000000"/>
        </w:rPr>
        <w:t xml:space="preserve"> </w:t>
      </w:r>
      <w:r w:rsidRPr="00612ED2">
        <w:rPr>
          <w:b/>
          <w:bCs/>
          <w:color w:val="000000"/>
        </w:rPr>
        <w:t>9</w:t>
      </w:r>
      <w:r w:rsidRPr="00612ED2">
        <w:rPr>
          <w:color w:val="000000"/>
        </w:rPr>
        <w:t>, (2018).</w:t>
      </w:r>
    </w:p>
    <w:p w14:paraId="39F4B01E" w14:textId="77777777" w:rsidR="00612ED2" w:rsidRPr="00612ED2" w:rsidRDefault="00612ED2" w:rsidP="00612ED2">
      <w:pPr>
        <w:pStyle w:val="Bibliography"/>
        <w:rPr>
          <w:color w:val="000000"/>
        </w:rPr>
      </w:pPr>
      <w:r w:rsidRPr="00612ED2">
        <w:rPr>
          <w:color w:val="000000"/>
        </w:rPr>
        <w:t>22.</w:t>
      </w:r>
      <w:r w:rsidRPr="00612ED2">
        <w:rPr>
          <w:color w:val="000000"/>
        </w:rPr>
        <w:tab/>
        <w:t xml:space="preserve">Rapp, J. Z., Sullivan, M. B. &amp; Deming, J. W. Divergent Genomic Adaptations in the Microbiomes of Arctic Subzero Sea-Ice and Cryopeg Brines. </w:t>
      </w:r>
      <w:r w:rsidRPr="00612ED2">
        <w:rPr>
          <w:i/>
          <w:iCs/>
          <w:color w:val="000000"/>
        </w:rPr>
        <w:t>Front. Microbiol.</w:t>
      </w:r>
      <w:r w:rsidRPr="00612ED2">
        <w:rPr>
          <w:color w:val="000000"/>
        </w:rPr>
        <w:t xml:space="preserve"> </w:t>
      </w:r>
      <w:r w:rsidRPr="00612ED2">
        <w:rPr>
          <w:b/>
          <w:bCs/>
          <w:color w:val="000000"/>
        </w:rPr>
        <w:t>12</w:t>
      </w:r>
      <w:r w:rsidRPr="00612ED2">
        <w:rPr>
          <w:color w:val="000000"/>
        </w:rPr>
        <w:t>, (2021).</w:t>
      </w:r>
    </w:p>
    <w:p w14:paraId="7B15321B" w14:textId="77777777" w:rsidR="00612ED2" w:rsidRPr="00612ED2" w:rsidRDefault="00612ED2" w:rsidP="00612ED2">
      <w:pPr>
        <w:pStyle w:val="Bibliography"/>
        <w:rPr>
          <w:color w:val="000000"/>
        </w:rPr>
      </w:pPr>
      <w:r w:rsidRPr="00612ED2">
        <w:rPr>
          <w:color w:val="000000"/>
        </w:rPr>
        <w:t>23.</w:t>
      </w:r>
      <w:r w:rsidRPr="00612ED2">
        <w:rPr>
          <w:color w:val="000000"/>
        </w:rPr>
        <w:tab/>
        <w:t xml:space="preserve">Dorrell, R. G. </w:t>
      </w:r>
      <w:r w:rsidRPr="00612ED2">
        <w:rPr>
          <w:i/>
          <w:iCs/>
          <w:color w:val="000000"/>
        </w:rPr>
        <w:t>et al.</w:t>
      </w:r>
      <w:r w:rsidRPr="00612ED2">
        <w:rPr>
          <w:color w:val="000000"/>
        </w:rPr>
        <w:t xml:space="preserve"> Within-Arctic horizontal gene transfer as a driver of convergent evolution in distantly related microalgae. 2021.07.31.454568 (2021) doi:10.1101/2021.07.31.454568.</w:t>
      </w:r>
    </w:p>
    <w:p w14:paraId="77303363" w14:textId="77777777" w:rsidR="00612ED2" w:rsidRPr="00612ED2" w:rsidRDefault="00612ED2" w:rsidP="00612ED2">
      <w:pPr>
        <w:pStyle w:val="Bibliography"/>
        <w:rPr>
          <w:color w:val="000000"/>
        </w:rPr>
      </w:pPr>
      <w:r w:rsidRPr="00612ED2">
        <w:rPr>
          <w:color w:val="000000"/>
        </w:rPr>
        <w:t>24.</w:t>
      </w:r>
      <w:r w:rsidRPr="00612ED2">
        <w:rPr>
          <w:color w:val="000000"/>
        </w:rPr>
        <w:tab/>
        <w:t xml:space="preserve">Anesio, A. M. &amp; Laybourn-Parry, J. Glaciers and ice sheets as a biome. </w:t>
      </w:r>
      <w:r w:rsidRPr="00612ED2">
        <w:rPr>
          <w:i/>
          <w:iCs/>
          <w:color w:val="000000"/>
        </w:rPr>
        <w:t>Trends Ecol. Evol.</w:t>
      </w:r>
      <w:r w:rsidRPr="00612ED2">
        <w:rPr>
          <w:color w:val="000000"/>
        </w:rPr>
        <w:t xml:space="preserve"> </w:t>
      </w:r>
      <w:r w:rsidRPr="00612ED2">
        <w:rPr>
          <w:b/>
          <w:bCs/>
          <w:color w:val="000000"/>
        </w:rPr>
        <w:t>27</w:t>
      </w:r>
      <w:r w:rsidRPr="00612ED2">
        <w:rPr>
          <w:color w:val="000000"/>
        </w:rPr>
        <w:t>, 219–225 (2012).</w:t>
      </w:r>
    </w:p>
    <w:p w14:paraId="0F30474B" w14:textId="77777777" w:rsidR="00612ED2" w:rsidRPr="00612ED2" w:rsidRDefault="00612ED2" w:rsidP="00612ED2">
      <w:pPr>
        <w:pStyle w:val="Bibliography"/>
        <w:rPr>
          <w:color w:val="000000"/>
        </w:rPr>
      </w:pPr>
      <w:r w:rsidRPr="00612ED2">
        <w:rPr>
          <w:color w:val="000000"/>
        </w:rPr>
        <w:t>25.</w:t>
      </w:r>
      <w:r w:rsidRPr="00612ED2">
        <w:rPr>
          <w:color w:val="000000"/>
        </w:rPr>
        <w:tab/>
        <w:t xml:space="preserve">Sajjad, W., Ali, B., Bahadur, A., Ghimire, P. S. &amp; Kang, S. Bacterial Diversity and Communities Structural Dynamics in Soil and Meltwater Runoff at the Frontier of Baishui Glacier No.1, China. </w:t>
      </w:r>
      <w:r w:rsidRPr="00612ED2">
        <w:rPr>
          <w:i/>
          <w:iCs/>
          <w:color w:val="000000"/>
        </w:rPr>
        <w:t>Microb. Ecol.</w:t>
      </w:r>
      <w:r w:rsidRPr="00612ED2">
        <w:rPr>
          <w:color w:val="000000"/>
        </w:rPr>
        <w:t xml:space="preserve"> </w:t>
      </w:r>
      <w:r w:rsidRPr="00612ED2">
        <w:rPr>
          <w:b/>
          <w:bCs/>
          <w:color w:val="000000"/>
        </w:rPr>
        <w:t>81</w:t>
      </w:r>
      <w:r w:rsidRPr="00612ED2">
        <w:rPr>
          <w:color w:val="000000"/>
        </w:rPr>
        <w:t>, 370–384 (2021).</w:t>
      </w:r>
    </w:p>
    <w:p w14:paraId="4A2BB221" w14:textId="77777777" w:rsidR="00612ED2" w:rsidRPr="00612ED2" w:rsidRDefault="00612ED2" w:rsidP="00612ED2">
      <w:pPr>
        <w:pStyle w:val="Bibliography"/>
        <w:rPr>
          <w:color w:val="000000"/>
        </w:rPr>
      </w:pPr>
      <w:r w:rsidRPr="00612ED2">
        <w:rPr>
          <w:color w:val="000000"/>
        </w:rPr>
        <w:t>26.</w:t>
      </w:r>
      <w:r w:rsidRPr="00612ED2">
        <w:rPr>
          <w:color w:val="000000"/>
        </w:rPr>
        <w:tab/>
        <w:t xml:space="preserve">Comte, J., Culley, A. I., Lovejoy, C. &amp; Vincent, W. F. Microbial connectivity and sorting in a High Arctic watershed. </w:t>
      </w:r>
      <w:r w:rsidRPr="00612ED2">
        <w:rPr>
          <w:i/>
          <w:iCs/>
          <w:color w:val="000000"/>
        </w:rPr>
        <w:t>ISME J.</w:t>
      </w:r>
      <w:r w:rsidRPr="00612ED2">
        <w:rPr>
          <w:color w:val="000000"/>
        </w:rPr>
        <w:t xml:space="preserve"> </w:t>
      </w:r>
      <w:r w:rsidRPr="00612ED2">
        <w:rPr>
          <w:b/>
          <w:bCs/>
          <w:color w:val="000000"/>
        </w:rPr>
        <w:t>12</w:t>
      </w:r>
      <w:r w:rsidRPr="00612ED2">
        <w:rPr>
          <w:color w:val="000000"/>
        </w:rPr>
        <w:t>, 2988–3000 (2018).</w:t>
      </w:r>
    </w:p>
    <w:p w14:paraId="095D8A70" w14:textId="77777777" w:rsidR="00612ED2" w:rsidRPr="00612ED2" w:rsidRDefault="00612ED2" w:rsidP="00612ED2">
      <w:pPr>
        <w:pStyle w:val="Bibliography"/>
        <w:rPr>
          <w:color w:val="000000"/>
        </w:rPr>
      </w:pPr>
      <w:r w:rsidRPr="00612ED2">
        <w:rPr>
          <w:color w:val="000000"/>
        </w:rPr>
        <w:t>27.</w:t>
      </w:r>
      <w:r w:rsidRPr="00612ED2">
        <w:rPr>
          <w:color w:val="000000"/>
        </w:rPr>
        <w:tab/>
        <w:t xml:space="preserve">Fodelianakis, S. </w:t>
      </w:r>
      <w:r w:rsidRPr="00612ED2">
        <w:rPr>
          <w:i/>
          <w:iCs/>
          <w:color w:val="000000"/>
        </w:rPr>
        <w:t>et al.</w:t>
      </w:r>
      <w:r w:rsidRPr="00612ED2">
        <w:rPr>
          <w:color w:val="000000"/>
        </w:rPr>
        <w:t xml:space="preserve"> Microdiversity characterizes prevalent phylogenetic clades in the glacier-fed stream microbiome. </w:t>
      </w:r>
      <w:r w:rsidRPr="00612ED2">
        <w:rPr>
          <w:i/>
          <w:iCs/>
          <w:color w:val="000000"/>
        </w:rPr>
        <w:t>ISME J.</w:t>
      </w:r>
      <w:r w:rsidRPr="00612ED2">
        <w:rPr>
          <w:color w:val="000000"/>
        </w:rPr>
        <w:t xml:space="preserve"> 1–10 (2021) doi:10.1038/s41396-021-01106-6.</w:t>
      </w:r>
    </w:p>
    <w:p w14:paraId="6494941F" w14:textId="77777777" w:rsidR="00612ED2" w:rsidRPr="00612ED2" w:rsidRDefault="00612ED2" w:rsidP="00612ED2">
      <w:pPr>
        <w:pStyle w:val="Bibliography"/>
        <w:rPr>
          <w:color w:val="000000"/>
        </w:rPr>
      </w:pPr>
      <w:r w:rsidRPr="00612ED2">
        <w:rPr>
          <w:color w:val="000000"/>
        </w:rPr>
        <w:t>28.</w:t>
      </w:r>
      <w:r w:rsidRPr="00612ED2">
        <w:rPr>
          <w:color w:val="000000"/>
        </w:rPr>
        <w:tab/>
        <w:t xml:space="preserve">Collins, R. E., Rocap, G. &amp; Deming, J. W. Persistence of bacterial and archaeal communities in sea ice through an Arctic winter. </w:t>
      </w:r>
      <w:r w:rsidRPr="00612ED2">
        <w:rPr>
          <w:i/>
          <w:iCs/>
          <w:color w:val="000000"/>
        </w:rPr>
        <w:t>Environ. Microbiol.</w:t>
      </w:r>
      <w:r w:rsidRPr="00612ED2">
        <w:rPr>
          <w:color w:val="000000"/>
        </w:rPr>
        <w:t xml:space="preserve"> </w:t>
      </w:r>
      <w:r w:rsidRPr="00612ED2">
        <w:rPr>
          <w:b/>
          <w:bCs/>
          <w:color w:val="000000"/>
        </w:rPr>
        <w:t>12</w:t>
      </w:r>
      <w:r w:rsidRPr="00612ED2">
        <w:rPr>
          <w:color w:val="000000"/>
        </w:rPr>
        <w:t>, 1828–1841 (2010).</w:t>
      </w:r>
    </w:p>
    <w:p w14:paraId="33035443" w14:textId="77777777" w:rsidR="00612ED2" w:rsidRPr="00612ED2" w:rsidRDefault="00612ED2" w:rsidP="00612ED2">
      <w:pPr>
        <w:pStyle w:val="Bibliography"/>
        <w:rPr>
          <w:color w:val="000000"/>
        </w:rPr>
      </w:pPr>
      <w:r w:rsidRPr="00612ED2">
        <w:rPr>
          <w:color w:val="000000"/>
        </w:rPr>
        <w:t>29.</w:t>
      </w:r>
      <w:r w:rsidRPr="00612ED2">
        <w:rPr>
          <w:color w:val="000000"/>
        </w:rPr>
        <w:tab/>
        <w:t xml:space="preserve">Kim, B.-C. </w:t>
      </w:r>
      <w:r w:rsidRPr="00612ED2">
        <w:rPr>
          <w:i/>
          <w:iCs/>
          <w:color w:val="000000"/>
        </w:rPr>
        <w:t>et al.</w:t>
      </w:r>
      <w:r w:rsidRPr="00612ED2">
        <w:rPr>
          <w:color w:val="000000"/>
        </w:rPr>
        <w:t xml:space="preserve"> Polaribacter sejongensis sp. nov., isolated from Antarctic soil, and emended descriptions of the genus Polaribacter, Polaribacter butkevichii and Polaribacter irgensii. </w:t>
      </w:r>
      <w:r w:rsidRPr="00612ED2">
        <w:rPr>
          <w:i/>
          <w:iCs/>
          <w:color w:val="000000"/>
        </w:rPr>
        <w:t>Int. J. Syst. Evol. Microbiol.</w:t>
      </w:r>
      <w:r w:rsidRPr="00612ED2">
        <w:rPr>
          <w:color w:val="000000"/>
        </w:rPr>
        <w:t xml:space="preserve"> </w:t>
      </w:r>
      <w:r w:rsidRPr="00612ED2">
        <w:rPr>
          <w:b/>
          <w:bCs/>
          <w:color w:val="000000"/>
        </w:rPr>
        <w:t>63</w:t>
      </w:r>
      <w:r w:rsidRPr="00612ED2">
        <w:rPr>
          <w:color w:val="000000"/>
        </w:rPr>
        <w:t>, 4000–4005.</w:t>
      </w:r>
    </w:p>
    <w:p w14:paraId="21C45081" w14:textId="77777777" w:rsidR="00612ED2" w:rsidRPr="00612ED2" w:rsidRDefault="00612ED2" w:rsidP="00612ED2">
      <w:pPr>
        <w:pStyle w:val="Bibliography"/>
        <w:rPr>
          <w:color w:val="000000"/>
        </w:rPr>
      </w:pPr>
      <w:r w:rsidRPr="00612ED2">
        <w:rPr>
          <w:color w:val="000000"/>
        </w:rPr>
        <w:lastRenderedPageBreak/>
        <w:t>30.</w:t>
      </w:r>
      <w:r w:rsidRPr="00612ED2">
        <w:rPr>
          <w:color w:val="000000"/>
        </w:rPr>
        <w:tab/>
        <w:t xml:space="preserve">Kohler, T. J. </w:t>
      </w:r>
      <w:r w:rsidRPr="00612ED2">
        <w:rPr>
          <w:i/>
          <w:iCs/>
          <w:color w:val="000000"/>
        </w:rPr>
        <w:t>et al.</w:t>
      </w:r>
      <w:r w:rsidRPr="00612ED2">
        <w:rPr>
          <w:color w:val="000000"/>
        </w:rPr>
        <w:t xml:space="preserve"> Patterns in Microbial Assemblages Exported From the Meltwater of Arctic and Sub-Arctic Glaciers. </w:t>
      </w:r>
      <w:r w:rsidRPr="00612ED2">
        <w:rPr>
          <w:i/>
          <w:iCs/>
          <w:color w:val="000000"/>
        </w:rPr>
        <w:t>Front. Microbiol.</w:t>
      </w:r>
      <w:r w:rsidRPr="00612ED2">
        <w:rPr>
          <w:color w:val="000000"/>
        </w:rPr>
        <w:t xml:space="preserve"> </w:t>
      </w:r>
      <w:r w:rsidRPr="00612ED2">
        <w:rPr>
          <w:b/>
          <w:bCs/>
          <w:color w:val="000000"/>
        </w:rPr>
        <w:t>11</w:t>
      </w:r>
      <w:r w:rsidRPr="00612ED2">
        <w:rPr>
          <w:color w:val="000000"/>
        </w:rPr>
        <w:t>, 669 (2020).</w:t>
      </w:r>
    </w:p>
    <w:p w14:paraId="03512741" w14:textId="77777777" w:rsidR="00612ED2" w:rsidRPr="00612ED2" w:rsidRDefault="00612ED2" w:rsidP="00612ED2">
      <w:pPr>
        <w:pStyle w:val="Bibliography"/>
        <w:rPr>
          <w:color w:val="000000"/>
        </w:rPr>
      </w:pPr>
      <w:r w:rsidRPr="00612ED2">
        <w:rPr>
          <w:color w:val="000000"/>
        </w:rPr>
        <w:t>31.</w:t>
      </w:r>
      <w:r w:rsidRPr="00612ED2">
        <w:rPr>
          <w:color w:val="000000"/>
        </w:rPr>
        <w:tab/>
        <w:t xml:space="preserve">Christner, B. C., Kvitko, B. H. &amp; Reeve, J. N. Molecular identification of Bacteria and Eukarya inhabiting an Antarctic cryoconite hole. </w:t>
      </w:r>
      <w:r w:rsidRPr="00612ED2">
        <w:rPr>
          <w:i/>
          <w:iCs/>
          <w:color w:val="000000"/>
        </w:rPr>
        <w:t>Extremophiles</w:t>
      </w:r>
      <w:r w:rsidRPr="00612ED2">
        <w:rPr>
          <w:color w:val="000000"/>
        </w:rPr>
        <w:t xml:space="preserve"> </w:t>
      </w:r>
      <w:r w:rsidRPr="00612ED2">
        <w:rPr>
          <w:b/>
          <w:bCs/>
          <w:color w:val="000000"/>
        </w:rPr>
        <w:t>7</w:t>
      </w:r>
      <w:r w:rsidRPr="00612ED2">
        <w:rPr>
          <w:color w:val="000000"/>
        </w:rPr>
        <w:t>, 177–183 (2003).</w:t>
      </w:r>
    </w:p>
    <w:p w14:paraId="5B5B998A" w14:textId="77777777" w:rsidR="00612ED2" w:rsidRPr="00612ED2" w:rsidRDefault="00612ED2" w:rsidP="00612ED2">
      <w:pPr>
        <w:pStyle w:val="Bibliography"/>
        <w:rPr>
          <w:color w:val="000000"/>
        </w:rPr>
      </w:pPr>
      <w:r w:rsidRPr="00612ED2">
        <w:rPr>
          <w:color w:val="000000"/>
        </w:rPr>
        <w:t>32.</w:t>
      </w:r>
      <w:r w:rsidRPr="00612ED2">
        <w:rPr>
          <w:color w:val="000000"/>
        </w:rPr>
        <w:tab/>
        <w:t xml:space="preserve">Frey, B. </w:t>
      </w:r>
      <w:r w:rsidRPr="00612ED2">
        <w:rPr>
          <w:i/>
          <w:iCs/>
          <w:color w:val="000000"/>
        </w:rPr>
        <w:t>et al.</w:t>
      </w:r>
      <w:r w:rsidRPr="00612ED2">
        <w:rPr>
          <w:color w:val="000000"/>
        </w:rPr>
        <w:t xml:space="preserve"> Microbial diversity in European alpine permafrost and active layers. </w:t>
      </w:r>
      <w:r w:rsidRPr="00612ED2">
        <w:rPr>
          <w:i/>
          <w:iCs/>
          <w:color w:val="000000"/>
        </w:rPr>
        <w:t>FEMS Microbiol. Ecol.</w:t>
      </w:r>
      <w:r w:rsidRPr="00612ED2">
        <w:rPr>
          <w:color w:val="000000"/>
        </w:rPr>
        <w:t xml:space="preserve"> </w:t>
      </w:r>
      <w:r w:rsidRPr="00612ED2">
        <w:rPr>
          <w:b/>
          <w:bCs/>
          <w:color w:val="000000"/>
        </w:rPr>
        <w:t>92</w:t>
      </w:r>
      <w:r w:rsidRPr="00612ED2">
        <w:rPr>
          <w:color w:val="000000"/>
        </w:rPr>
        <w:t>, (2016).</w:t>
      </w:r>
    </w:p>
    <w:p w14:paraId="641E346D" w14:textId="77777777" w:rsidR="00612ED2" w:rsidRPr="00612ED2" w:rsidRDefault="00612ED2" w:rsidP="00612ED2">
      <w:pPr>
        <w:pStyle w:val="Bibliography"/>
        <w:rPr>
          <w:color w:val="000000"/>
        </w:rPr>
      </w:pPr>
      <w:r w:rsidRPr="00612ED2">
        <w:rPr>
          <w:color w:val="000000"/>
        </w:rPr>
        <w:t>33.</w:t>
      </w:r>
      <w:r w:rsidRPr="00612ED2">
        <w:rPr>
          <w:color w:val="000000"/>
        </w:rPr>
        <w:tab/>
        <w:t xml:space="preserve">Tribelli, P. M. &amp; López, N. I. Reporting Key Features in Cold-Adapted Bacteria. </w:t>
      </w:r>
      <w:r w:rsidRPr="00612ED2">
        <w:rPr>
          <w:i/>
          <w:iCs/>
          <w:color w:val="000000"/>
        </w:rPr>
        <w:t>Life</w:t>
      </w:r>
      <w:r w:rsidRPr="00612ED2">
        <w:rPr>
          <w:color w:val="000000"/>
        </w:rPr>
        <w:t xml:space="preserve"> </w:t>
      </w:r>
      <w:r w:rsidRPr="00612ED2">
        <w:rPr>
          <w:b/>
          <w:bCs/>
          <w:color w:val="000000"/>
        </w:rPr>
        <w:t>8</w:t>
      </w:r>
      <w:r w:rsidRPr="00612ED2">
        <w:rPr>
          <w:color w:val="000000"/>
        </w:rPr>
        <w:t>, 8 (2018).</w:t>
      </w:r>
    </w:p>
    <w:p w14:paraId="75CE1CA6" w14:textId="77777777" w:rsidR="00612ED2" w:rsidRPr="00612ED2" w:rsidRDefault="00612ED2" w:rsidP="00612ED2">
      <w:pPr>
        <w:pStyle w:val="Bibliography"/>
        <w:rPr>
          <w:color w:val="000000"/>
        </w:rPr>
      </w:pPr>
      <w:r w:rsidRPr="00612ED2">
        <w:rPr>
          <w:color w:val="000000"/>
        </w:rPr>
        <w:t>34.</w:t>
      </w:r>
      <w:r w:rsidRPr="00612ED2">
        <w:rPr>
          <w:color w:val="000000"/>
        </w:rPr>
        <w:tab/>
        <w:t xml:space="preserve">Margesin, R. &amp; Collins, T. Microbial ecology of the cryosphere (glacial and permafrost habitats): current knowledge. </w:t>
      </w:r>
      <w:r w:rsidRPr="00612ED2">
        <w:rPr>
          <w:i/>
          <w:iCs/>
          <w:color w:val="000000"/>
        </w:rPr>
        <w:t>Appl. Microbiol. Biotechnol.</w:t>
      </w:r>
      <w:r w:rsidRPr="00612ED2">
        <w:rPr>
          <w:color w:val="000000"/>
        </w:rPr>
        <w:t xml:space="preserve"> </w:t>
      </w:r>
      <w:r w:rsidRPr="00612ED2">
        <w:rPr>
          <w:b/>
          <w:bCs/>
          <w:color w:val="000000"/>
        </w:rPr>
        <w:t>103</w:t>
      </w:r>
      <w:r w:rsidRPr="00612ED2">
        <w:rPr>
          <w:color w:val="000000"/>
        </w:rPr>
        <w:t>, 2537–2549 (2019).</w:t>
      </w:r>
    </w:p>
    <w:p w14:paraId="7F2E1173" w14:textId="77777777" w:rsidR="00612ED2" w:rsidRPr="00612ED2" w:rsidRDefault="00612ED2" w:rsidP="00612ED2">
      <w:pPr>
        <w:pStyle w:val="Bibliography"/>
        <w:rPr>
          <w:color w:val="000000"/>
        </w:rPr>
      </w:pPr>
      <w:r w:rsidRPr="00612ED2">
        <w:rPr>
          <w:color w:val="000000"/>
        </w:rPr>
        <w:t>35.</w:t>
      </w:r>
      <w:r w:rsidRPr="00612ED2">
        <w:rPr>
          <w:color w:val="000000"/>
        </w:rPr>
        <w:tab/>
        <w:t xml:space="preserve">Wu, H., Zhang, Z., Hu, S. &amp; Yu, J. On the molecular mechanism of GC content variation among eubacterial genomes. </w:t>
      </w:r>
      <w:r w:rsidRPr="00612ED2">
        <w:rPr>
          <w:i/>
          <w:iCs/>
          <w:color w:val="000000"/>
        </w:rPr>
        <w:t>Biol. Direct</w:t>
      </w:r>
      <w:r w:rsidRPr="00612ED2">
        <w:rPr>
          <w:color w:val="000000"/>
        </w:rPr>
        <w:t xml:space="preserve"> </w:t>
      </w:r>
      <w:r w:rsidRPr="00612ED2">
        <w:rPr>
          <w:b/>
          <w:bCs/>
          <w:color w:val="000000"/>
        </w:rPr>
        <w:t>7</w:t>
      </w:r>
      <w:r w:rsidRPr="00612ED2">
        <w:rPr>
          <w:color w:val="000000"/>
        </w:rPr>
        <w:t>, 2 (2012).</w:t>
      </w:r>
    </w:p>
    <w:p w14:paraId="25606071" w14:textId="77777777" w:rsidR="00612ED2" w:rsidRPr="00612ED2" w:rsidRDefault="00612ED2" w:rsidP="00612ED2">
      <w:pPr>
        <w:pStyle w:val="Bibliography"/>
        <w:rPr>
          <w:color w:val="000000"/>
        </w:rPr>
      </w:pPr>
      <w:r w:rsidRPr="00612ED2">
        <w:rPr>
          <w:color w:val="000000"/>
        </w:rPr>
        <w:t>36.</w:t>
      </w:r>
      <w:r w:rsidRPr="00612ED2">
        <w:rPr>
          <w:color w:val="000000"/>
        </w:rPr>
        <w:tab/>
        <w:t xml:space="preserve">Pruitt, K. D., Tatusova, T. &amp; Maglott, D. R. NCBI reference sequences (RefSeq): a curated non-redundant sequence database of genomes, transcripts and proteins. </w:t>
      </w:r>
      <w:r w:rsidRPr="00612ED2">
        <w:rPr>
          <w:i/>
          <w:iCs/>
          <w:color w:val="000000"/>
        </w:rPr>
        <w:t>Nucleic Acids Res.</w:t>
      </w:r>
      <w:r w:rsidRPr="00612ED2">
        <w:rPr>
          <w:color w:val="000000"/>
        </w:rPr>
        <w:t xml:space="preserve"> </w:t>
      </w:r>
      <w:r w:rsidRPr="00612ED2">
        <w:rPr>
          <w:b/>
          <w:bCs/>
          <w:color w:val="000000"/>
        </w:rPr>
        <w:t>35</w:t>
      </w:r>
      <w:r w:rsidRPr="00612ED2">
        <w:rPr>
          <w:color w:val="000000"/>
        </w:rPr>
        <w:t>, D61–D65 (2007).</w:t>
      </w:r>
    </w:p>
    <w:p w14:paraId="7D6085AC" w14:textId="77777777" w:rsidR="00612ED2" w:rsidRPr="00612ED2" w:rsidRDefault="00612ED2" w:rsidP="00612ED2">
      <w:pPr>
        <w:pStyle w:val="Bibliography"/>
        <w:rPr>
          <w:color w:val="000000"/>
        </w:rPr>
      </w:pPr>
      <w:r w:rsidRPr="00612ED2">
        <w:rPr>
          <w:color w:val="000000"/>
        </w:rPr>
        <w:t>37.</w:t>
      </w:r>
      <w:r w:rsidRPr="00612ED2">
        <w:rPr>
          <w:color w:val="000000"/>
        </w:rPr>
        <w:tab/>
        <w:t xml:space="preserve">Almpanis, A., Swain, M., Gatherer, D. &amp; McEwan, N. 2018. Correlation between bacterial G+C content, genome size and the G+C content of associated plasmids and bacteriophages. </w:t>
      </w:r>
      <w:r w:rsidRPr="00612ED2">
        <w:rPr>
          <w:i/>
          <w:iCs/>
          <w:color w:val="000000"/>
        </w:rPr>
        <w:t>Microb. Genomics</w:t>
      </w:r>
      <w:r w:rsidRPr="00612ED2">
        <w:rPr>
          <w:color w:val="000000"/>
        </w:rPr>
        <w:t xml:space="preserve"> </w:t>
      </w:r>
      <w:r w:rsidRPr="00612ED2">
        <w:rPr>
          <w:b/>
          <w:bCs/>
          <w:color w:val="000000"/>
        </w:rPr>
        <w:t>4</w:t>
      </w:r>
      <w:r w:rsidRPr="00612ED2">
        <w:rPr>
          <w:color w:val="000000"/>
        </w:rPr>
        <w:t>, e000168.</w:t>
      </w:r>
    </w:p>
    <w:p w14:paraId="7AF50148" w14:textId="77777777" w:rsidR="00612ED2" w:rsidRPr="00612ED2" w:rsidRDefault="00612ED2" w:rsidP="00612ED2">
      <w:pPr>
        <w:pStyle w:val="Bibliography"/>
        <w:rPr>
          <w:color w:val="000000"/>
        </w:rPr>
      </w:pPr>
      <w:r w:rsidRPr="00612ED2">
        <w:rPr>
          <w:color w:val="000000"/>
        </w:rPr>
        <w:t>38.</w:t>
      </w:r>
      <w:r w:rsidRPr="00612ED2">
        <w:rPr>
          <w:color w:val="000000"/>
        </w:rPr>
        <w:tab/>
        <w:t xml:space="preserve">Tang, J., Du, L.-M., Liang, Y.-M. &amp; Daroch, M. Complete Genome Sequence and Comparative Analysis of Synechococcus sp. CS-601 (SynAce01), a Cold-Adapted Cyanobacterium from an Oligotrophic Antarctic Habitat. </w:t>
      </w:r>
      <w:r w:rsidRPr="00612ED2">
        <w:rPr>
          <w:i/>
          <w:iCs/>
          <w:color w:val="000000"/>
        </w:rPr>
        <w:t>Int. J. Mol. Sci.</w:t>
      </w:r>
      <w:r w:rsidRPr="00612ED2">
        <w:rPr>
          <w:color w:val="000000"/>
        </w:rPr>
        <w:t xml:space="preserve"> </w:t>
      </w:r>
      <w:r w:rsidRPr="00612ED2">
        <w:rPr>
          <w:b/>
          <w:bCs/>
          <w:color w:val="000000"/>
        </w:rPr>
        <w:t>20</w:t>
      </w:r>
      <w:r w:rsidRPr="00612ED2">
        <w:rPr>
          <w:color w:val="000000"/>
        </w:rPr>
        <w:t>, 152 (2019).</w:t>
      </w:r>
    </w:p>
    <w:p w14:paraId="243F1348" w14:textId="77777777" w:rsidR="00612ED2" w:rsidRPr="00612ED2" w:rsidRDefault="00612ED2" w:rsidP="00612ED2">
      <w:pPr>
        <w:pStyle w:val="Bibliography"/>
        <w:rPr>
          <w:color w:val="000000"/>
        </w:rPr>
      </w:pPr>
      <w:r w:rsidRPr="00612ED2">
        <w:rPr>
          <w:color w:val="000000"/>
        </w:rPr>
        <w:t>39.</w:t>
      </w:r>
      <w:r w:rsidRPr="00612ED2">
        <w:rPr>
          <w:color w:val="000000"/>
        </w:rPr>
        <w:tab/>
        <w:t xml:space="preserve">Goordial, J. </w:t>
      </w:r>
      <w:r w:rsidRPr="00612ED2">
        <w:rPr>
          <w:i/>
          <w:iCs/>
          <w:color w:val="000000"/>
        </w:rPr>
        <w:t>et al.</w:t>
      </w:r>
      <w:r w:rsidRPr="00612ED2">
        <w:rPr>
          <w:color w:val="000000"/>
        </w:rPr>
        <w:t xml:space="preserve"> Improved-high-quality draft genome sequence of Rhodococcus sp. JG-3, a eurypsychrophilic Actinobacteria from Antarctic Dry Valley permafrost. </w:t>
      </w:r>
      <w:r w:rsidRPr="00612ED2">
        <w:rPr>
          <w:i/>
          <w:iCs/>
          <w:color w:val="000000"/>
        </w:rPr>
        <w:t>Stand. Genomic Sci.</w:t>
      </w:r>
      <w:r w:rsidRPr="00612ED2">
        <w:rPr>
          <w:color w:val="000000"/>
        </w:rPr>
        <w:t xml:space="preserve"> </w:t>
      </w:r>
      <w:r w:rsidRPr="00612ED2">
        <w:rPr>
          <w:b/>
          <w:bCs/>
          <w:color w:val="000000"/>
        </w:rPr>
        <w:t>10</w:t>
      </w:r>
      <w:r w:rsidRPr="00612ED2">
        <w:rPr>
          <w:color w:val="000000"/>
        </w:rPr>
        <w:t>, 61 (2015).</w:t>
      </w:r>
    </w:p>
    <w:p w14:paraId="22D368D5" w14:textId="77777777" w:rsidR="00612ED2" w:rsidRPr="00612ED2" w:rsidRDefault="00612ED2" w:rsidP="00612ED2">
      <w:pPr>
        <w:pStyle w:val="Bibliography"/>
        <w:rPr>
          <w:color w:val="000000"/>
        </w:rPr>
      </w:pPr>
      <w:r w:rsidRPr="00612ED2">
        <w:rPr>
          <w:color w:val="000000"/>
        </w:rPr>
        <w:lastRenderedPageBreak/>
        <w:t>40.</w:t>
      </w:r>
      <w:r w:rsidRPr="00612ED2">
        <w:rPr>
          <w:color w:val="000000"/>
        </w:rPr>
        <w:tab/>
        <w:t xml:space="preserve">Sabath, N., Ferrada, E., Barve, A. &amp; Wagner, A. Growth Temperature and Genome Size in Bacteria Are Negatively Correlated, Suggesting Genomic Streamlining During Thermal Adaptation. </w:t>
      </w:r>
      <w:r w:rsidRPr="00612ED2">
        <w:rPr>
          <w:i/>
          <w:iCs/>
          <w:color w:val="000000"/>
        </w:rPr>
        <w:t>Genome Biol. Evol.</w:t>
      </w:r>
      <w:r w:rsidRPr="00612ED2">
        <w:rPr>
          <w:color w:val="000000"/>
        </w:rPr>
        <w:t xml:space="preserve"> </w:t>
      </w:r>
      <w:r w:rsidRPr="00612ED2">
        <w:rPr>
          <w:b/>
          <w:bCs/>
          <w:color w:val="000000"/>
        </w:rPr>
        <w:t>5</w:t>
      </w:r>
      <w:r w:rsidRPr="00612ED2">
        <w:rPr>
          <w:color w:val="000000"/>
        </w:rPr>
        <w:t>, 966–977 (2013).</w:t>
      </w:r>
    </w:p>
    <w:p w14:paraId="23696549" w14:textId="77777777" w:rsidR="00612ED2" w:rsidRPr="00612ED2" w:rsidRDefault="00612ED2" w:rsidP="00612ED2">
      <w:pPr>
        <w:pStyle w:val="Bibliography"/>
        <w:rPr>
          <w:color w:val="000000"/>
        </w:rPr>
      </w:pPr>
      <w:r w:rsidRPr="00612ED2">
        <w:rPr>
          <w:color w:val="000000"/>
        </w:rPr>
        <w:t>41.</w:t>
      </w:r>
      <w:r w:rsidRPr="00612ED2">
        <w:rPr>
          <w:color w:val="000000"/>
        </w:rPr>
        <w:tab/>
        <w:t xml:space="preserve">Boyd, E. S., Skidmore, M., Mitchell, A. C., Bakermans, C. &amp; Peters, J. W. Methanogenesis in subglacial sediments. </w:t>
      </w:r>
      <w:r w:rsidRPr="00612ED2">
        <w:rPr>
          <w:i/>
          <w:iCs/>
          <w:color w:val="000000"/>
        </w:rPr>
        <w:t>Environ. Microbiol. Rep.</w:t>
      </w:r>
      <w:r w:rsidRPr="00612ED2">
        <w:rPr>
          <w:color w:val="000000"/>
        </w:rPr>
        <w:t xml:space="preserve"> </w:t>
      </w:r>
      <w:r w:rsidRPr="00612ED2">
        <w:rPr>
          <w:b/>
          <w:bCs/>
          <w:color w:val="000000"/>
        </w:rPr>
        <w:t>2</w:t>
      </w:r>
      <w:r w:rsidRPr="00612ED2">
        <w:rPr>
          <w:color w:val="000000"/>
        </w:rPr>
        <w:t>, 685–692 (2010).</w:t>
      </w:r>
    </w:p>
    <w:p w14:paraId="1D5F53F3" w14:textId="77777777" w:rsidR="00612ED2" w:rsidRPr="00612ED2" w:rsidRDefault="00612ED2" w:rsidP="00612ED2">
      <w:pPr>
        <w:pStyle w:val="Bibliography"/>
        <w:rPr>
          <w:color w:val="000000"/>
        </w:rPr>
      </w:pPr>
      <w:r w:rsidRPr="00612ED2">
        <w:rPr>
          <w:color w:val="000000"/>
        </w:rPr>
        <w:t>42.</w:t>
      </w:r>
      <w:r w:rsidRPr="00612ED2">
        <w:rPr>
          <w:color w:val="000000"/>
        </w:rPr>
        <w:tab/>
        <w:t xml:space="preserve">Boyd, E. S. </w:t>
      </w:r>
      <w:r w:rsidRPr="00612ED2">
        <w:rPr>
          <w:i/>
          <w:iCs/>
          <w:color w:val="000000"/>
        </w:rPr>
        <w:t>et al.</w:t>
      </w:r>
      <w:r w:rsidRPr="00612ED2">
        <w:rPr>
          <w:color w:val="000000"/>
        </w:rPr>
        <w:t xml:space="preserve"> Diversity, Abundance, and Potential Activity of Nitrifying and Nitrate-Reducing Microbial Assemblages in a Subglacial Ecosystem. </w:t>
      </w:r>
      <w:r w:rsidRPr="00612ED2">
        <w:rPr>
          <w:i/>
          <w:iCs/>
          <w:color w:val="000000"/>
        </w:rPr>
        <w:t>Appl. Environ. Microbiol.</w:t>
      </w:r>
      <w:r w:rsidRPr="00612ED2">
        <w:rPr>
          <w:color w:val="000000"/>
        </w:rPr>
        <w:t xml:space="preserve"> </w:t>
      </w:r>
      <w:r w:rsidRPr="00612ED2">
        <w:rPr>
          <w:b/>
          <w:bCs/>
          <w:color w:val="000000"/>
        </w:rPr>
        <w:t>77</w:t>
      </w:r>
      <w:r w:rsidRPr="00612ED2">
        <w:rPr>
          <w:color w:val="000000"/>
        </w:rPr>
        <w:t>, 4778–4787 (2011).</w:t>
      </w:r>
    </w:p>
    <w:p w14:paraId="6D244E1E" w14:textId="77777777" w:rsidR="00612ED2" w:rsidRPr="00612ED2" w:rsidRDefault="00612ED2" w:rsidP="00612ED2">
      <w:pPr>
        <w:pStyle w:val="Bibliography"/>
        <w:rPr>
          <w:color w:val="000000"/>
        </w:rPr>
      </w:pPr>
      <w:r w:rsidRPr="00612ED2">
        <w:rPr>
          <w:color w:val="000000"/>
        </w:rPr>
        <w:t>43.</w:t>
      </w:r>
      <w:r w:rsidRPr="00612ED2">
        <w:rPr>
          <w:color w:val="000000"/>
        </w:rPr>
        <w:tab/>
        <w:t xml:space="preserve">Liu, C., Wang, X., Wang, X. &amp; Sun, C. Acclimation of Antarctic Chlamydomonas to the sea-ice environment: a transcriptomic analysis. </w:t>
      </w:r>
      <w:r w:rsidRPr="00612ED2">
        <w:rPr>
          <w:i/>
          <w:iCs/>
          <w:color w:val="000000"/>
        </w:rPr>
        <w:t>Extremophiles</w:t>
      </w:r>
      <w:r w:rsidRPr="00612ED2">
        <w:rPr>
          <w:color w:val="000000"/>
        </w:rPr>
        <w:t xml:space="preserve"> </w:t>
      </w:r>
      <w:r w:rsidRPr="00612ED2">
        <w:rPr>
          <w:b/>
          <w:bCs/>
          <w:color w:val="000000"/>
        </w:rPr>
        <w:t>20</w:t>
      </w:r>
      <w:r w:rsidRPr="00612ED2">
        <w:rPr>
          <w:color w:val="000000"/>
        </w:rPr>
        <w:t>, 437–450 (2016).</w:t>
      </w:r>
    </w:p>
    <w:p w14:paraId="24D5C19F" w14:textId="77777777" w:rsidR="00612ED2" w:rsidRPr="00612ED2" w:rsidRDefault="00612ED2" w:rsidP="00612ED2">
      <w:pPr>
        <w:pStyle w:val="Bibliography"/>
        <w:rPr>
          <w:color w:val="000000"/>
        </w:rPr>
      </w:pPr>
      <w:r w:rsidRPr="00612ED2">
        <w:rPr>
          <w:color w:val="000000"/>
        </w:rPr>
        <w:t>44.</w:t>
      </w:r>
      <w:r w:rsidRPr="00612ED2">
        <w:rPr>
          <w:color w:val="000000"/>
        </w:rPr>
        <w:tab/>
        <w:t xml:space="preserve">Smith, H. J. </w:t>
      </w:r>
      <w:r w:rsidRPr="00612ED2">
        <w:rPr>
          <w:i/>
          <w:iCs/>
          <w:color w:val="000000"/>
        </w:rPr>
        <w:t>et al.</w:t>
      </w:r>
      <w:r w:rsidRPr="00612ED2">
        <w:rPr>
          <w:color w:val="000000"/>
        </w:rPr>
        <w:t xml:space="preserve"> Biofilms on glacial surfaces: hotspots for biological activity. </w:t>
      </w:r>
      <w:r w:rsidRPr="00612ED2">
        <w:rPr>
          <w:i/>
          <w:iCs/>
          <w:color w:val="000000"/>
        </w:rPr>
        <w:t>Npj Biofilms Microbiomes</w:t>
      </w:r>
      <w:r w:rsidRPr="00612ED2">
        <w:rPr>
          <w:color w:val="000000"/>
        </w:rPr>
        <w:t xml:space="preserve"> </w:t>
      </w:r>
      <w:r w:rsidRPr="00612ED2">
        <w:rPr>
          <w:b/>
          <w:bCs/>
          <w:color w:val="000000"/>
        </w:rPr>
        <w:t>2</w:t>
      </w:r>
      <w:r w:rsidRPr="00612ED2">
        <w:rPr>
          <w:color w:val="000000"/>
        </w:rPr>
        <w:t>, 1–4 (2016).</w:t>
      </w:r>
    </w:p>
    <w:p w14:paraId="3771B9D1" w14:textId="77777777" w:rsidR="00612ED2" w:rsidRPr="00612ED2" w:rsidRDefault="00612ED2" w:rsidP="00612ED2">
      <w:pPr>
        <w:pStyle w:val="Bibliography"/>
        <w:rPr>
          <w:color w:val="000000"/>
        </w:rPr>
      </w:pPr>
      <w:r w:rsidRPr="00612ED2">
        <w:rPr>
          <w:color w:val="000000"/>
        </w:rPr>
        <w:t>45.</w:t>
      </w:r>
      <w:r w:rsidRPr="00612ED2">
        <w:rPr>
          <w:color w:val="000000"/>
        </w:rPr>
        <w:tab/>
        <w:t xml:space="preserve">Bolger, A. M., Lohse, M. &amp; Usadel, B. Trimmomatic: a flexible trimmer for Illumina sequence data. </w:t>
      </w:r>
      <w:r w:rsidRPr="00612ED2">
        <w:rPr>
          <w:i/>
          <w:iCs/>
          <w:color w:val="000000"/>
        </w:rPr>
        <w:t>Bioinformatics</w:t>
      </w:r>
      <w:r w:rsidRPr="00612ED2">
        <w:rPr>
          <w:color w:val="000000"/>
        </w:rPr>
        <w:t xml:space="preserve"> </w:t>
      </w:r>
      <w:r w:rsidRPr="00612ED2">
        <w:rPr>
          <w:b/>
          <w:bCs/>
          <w:color w:val="000000"/>
        </w:rPr>
        <w:t>30</w:t>
      </w:r>
      <w:r w:rsidRPr="00612ED2">
        <w:rPr>
          <w:color w:val="000000"/>
        </w:rPr>
        <w:t>, 2114–2120 (2014).</w:t>
      </w:r>
    </w:p>
    <w:p w14:paraId="20F26497" w14:textId="77777777" w:rsidR="00612ED2" w:rsidRPr="00612ED2" w:rsidRDefault="00612ED2" w:rsidP="00612ED2">
      <w:pPr>
        <w:pStyle w:val="Bibliography"/>
        <w:rPr>
          <w:color w:val="000000"/>
        </w:rPr>
      </w:pPr>
      <w:r w:rsidRPr="00612ED2">
        <w:rPr>
          <w:color w:val="000000"/>
        </w:rPr>
        <w:t>46.</w:t>
      </w:r>
      <w:r w:rsidRPr="00612ED2">
        <w:rPr>
          <w:color w:val="000000"/>
        </w:rPr>
        <w:tab/>
        <w:t xml:space="preserve">Bolyen, E. </w:t>
      </w:r>
      <w:r w:rsidRPr="00612ED2">
        <w:rPr>
          <w:i/>
          <w:iCs/>
          <w:color w:val="000000"/>
        </w:rPr>
        <w:t>et al.</w:t>
      </w:r>
      <w:r w:rsidRPr="00612ED2">
        <w:rPr>
          <w:color w:val="000000"/>
        </w:rPr>
        <w:t xml:space="preserve"> </w:t>
      </w:r>
      <w:r w:rsidRPr="00612ED2">
        <w:rPr>
          <w:i/>
          <w:iCs/>
          <w:color w:val="000000"/>
        </w:rPr>
        <w:t>QIIME 2: Reproducible, interactive, scalable, and extensible microbiome data science</w:t>
      </w:r>
      <w:r w:rsidRPr="00612ED2">
        <w:rPr>
          <w:color w:val="000000"/>
        </w:rPr>
        <w:t>. https://peerj.com/preprints/27295 (2018) doi:10.7287/peerj.preprints.27295v2.</w:t>
      </w:r>
    </w:p>
    <w:p w14:paraId="0E09AA48" w14:textId="77777777" w:rsidR="00612ED2" w:rsidRPr="00612ED2" w:rsidRDefault="00612ED2" w:rsidP="00612ED2">
      <w:pPr>
        <w:pStyle w:val="Bibliography"/>
        <w:rPr>
          <w:color w:val="000000"/>
        </w:rPr>
      </w:pPr>
      <w:r w:rsidRPr="00612ED2">
        <w:rPr>
          <w:color w:val="000000"/>
        </w:rPr>
        <w:t>47.</w:t>
      </w:r>
      <w:r w:rsidRPr="00612ED2">
        <w:rPr>
          <w:color w:val="000000"/>
        </w:rPr>
        <w:tab/>
        <w:t xml:space="preserve">Bokulich, N. A. </w:t>
      </w:r>
      <w:r w:rsidRPr="00612ED2">
        <w:rPr>
          <w:i/>
          <w:iCs/>
          <w:color w:val="000000"/>
        </w:rPr>
        <w:t>et al.</w:t>
      </w:r>
      <w:r w:rsidRPr="00612ED2">
        <w:rPr>
          <w:color w:val="000000"/>
        </w:rPr>
        <w:t xml:space="preserve"> Optimizing taxonomic classification of marker-gene amplicon sequences with QIIME 2’s q2-feature-classifier plugin. </w:t>
      </w:r>
      <w:r w:rsidRPr="00612ED2">
        <w:rPr>
          <w:i/>
          <w:iCs/>
          <w:color w:val="000000"/>
        </w:rPr>
        <w:t>Microbiome</w:t>
      </w:r>
      <w:r w:rsidRPr="00612ED2">
        <w:rPr>
          <w:color w:val="000000"/>
        </w:rPr>
        <w:t xml:space="preserve"> </w:t>
      </w:r>
      <w:r w:rsidRPr="00612ED2">
        <w:rPr>
          <w:b/>
          <w:bCs/>
          <w:color w:val="000000"/>
        </w:rPr>
        <w:t>6</w:t>
      </w:r>
      <w:r w:rsidRPr="00612ED2">
        <w:rPr>
          <w:color w:val="000000"/>
        </w:rPr>
        <w:t>, 90 (2018).</w:t>
      </w:r>
    </w:p>
    <w:p w14:paraId="23D65331" w14:textId="77777777" w:rsidR="00612ED2" w:rsidRPr="00612ED2" w:rsidRDefault="00612ED2" w:rsidP="00612ED2">
      <w:pPr>
        <w:pStyle w:val="Bibliography"/>
        <w:rPr>
          <w:color w:val="000000"/>
        </w:rPr>
      </w:pPr>
      <w:r w:rsidRPr="00612ED2">
        <w:rPr>
          <w:color w:val="000000"/>
        </w:rPr>
        <w:t>48.</w:t>
      </w:r>
      <w:r w:rsidRPr="00612ED2">
        <w:rPr>
          <w:color w:val="000000"/>
        </w:rPr>
        <w:tab/>
        <w:t xml:space="preserve">Quast, C. </w:t>
      </w:r>
      <w:r w:rsidRPr="00612ED2">
        <w:rPr>
          <w:i/>
          <w:iCs/>
          <w:color w:val="000000"/>
        </w:rPr>
        <w:t>et al.</w:t>
      </w:r>
      <w:r w:rsidRPr="00612ED2">
        <w:rPr>
          <w:color w:val="000000"/>
        </w:rPr>
        <w:t xml:space="preserve"> The SILVA ribosomal RNA gene database project: improved data processing and web-based tools. </w:t>
      </w:r>
      <w:r w:rsidRPr="00612ED2">
        <w:rPr>
          <w:i/>
          <w:iCs/>
          <w:color w:val="000000"/>
        </w:rPr>
        <w:t>Nucleic Acids Res.</w:t>
      </w:r>
      <w:r w:rsidRPr="00612ED2">
        <w:rPr>
          <w:color w:val="000000"/>
        </w:rPr>
        <w:t xml:space="preserve"> </w:t>
      </w:r>
      <w:r w:rsidRPr="00612ED2">
        <w:rPr>
          <w:b/>
          <w:bCs/>
          <w:color w:val="000000"/>
        </w:rPr>
        <w:t>41</w:t>
      </w:r>
      <w:r w:rsidRPr="00612ED2">
        <w:rPr>
          <w:color w:val="000000"/>
        </w:rPr>
        <w:t>, D590–D596 (2013).</w:t>
      </w:r>
    </w:p>
    <w:p w14:paraId="704239C4" w14:textId="77777777" w:rsidR="00612ED2" w:rsidRPr="00612ED2" w:rsidRDefault="00612ED2" w:rsidP="00612ED2">
      <w:pPr>
        <w:pStyle w:val="Bibliography"/>
        <w:rPr>
          <w:color w:val="000000"/>
        </w:rPr>
      </w:pPr>
      <w:r w:rsidRPr="00612ED2">
        <w:rPr>
          <w:color w:val="000000"/>
        </w:rPr>
        <w:t>49.</w:t>
      </w:r>
      <w:r w:rsidRPr="00612ED2">
        <w:rPr>
          <w:color w:val="000000"/>
        </w:rPr>
        <w:tab/>
        <w:t xml:space="preserve">Winter, D. J. </w:t>
      </w:r>
      <w:r w:rsidRPr="00612ED2">
        <w:rPr>
          <w:i/>
          <w:iCs/>
          <w:color w:val="000000"/>
        </w:rPr>
        <w:t>rentrez: An R package for the NCBI eUtils API</w:t>
      </w:r>
      <w:r w:rsidRPr="00612ED2">
        <w:rPr>
          <w:color w:val="000000"/>
        </w:rPr>
        <w:t>. (2017).</w:t>
      </w:r>
    </w:p>
    <w:p w14:paraId="37AF1288" w14:textId="77777777" w:rsidR="00612ED2" w:rsidRPr="00612ED2" w:rsidRDefault="00612ED2" w:rsidP="00612ED2">
      <w:pPr>
        <w:pStyle w:val="Bibliography"/>
        <w:rPr>
          <w:color w:val="000000"/>
        </w:rPr>
      </w:pPr>
      <w:r w:rsidRPr="00612ED2">
        <w:rPr>
          <w:color w:val="000000"/>
        </w:rPr>
        <w:t>50.</w:t>
      </w:r>
      <w:r w:rsidRPr="00612ED2">
        <w:rPr>
          <w:color w:val="000000"/>
        </w:rPr>
        <w:tab/>
        <w:t xml:space="preserve">Narayanasamy, S. </w:t>
      </w:r>
      <w:r w:rsidRPr="00612ED2">
        <w:rPr>
          <w:i/>
          <w:iCs/>
          <w:color w:val="000000"/>
        </w:rPr>
        <w:t>et al.</w:t>
      </w:r>
      <w:r w:rsidRPr="00612ED2">
        <w:rPr>
          <w:color w:val="000000"/>
        </w:rPr>
        <w:t xml:space="preserve"> IMP: a pipeline for reproducible reference-independent integrated metagenomic and metatranscriptomic analyses. </w:t>
      </w:r>
      <w:r w:rsidRPr="00612ED2">
        <w:rPr>
          <w:i/>
          <w:iCs/>
          <w:color w:val="000000"/>
        </w:rPr>
        <w:t>Genome Biol.</w:t>
      </w:r>
      <w:r w:rsidRPr="00612ED2">
        <w:rPr>
          <w:color w:val="000000"/>
        </w:rPr>
        <w:t xml:space="preserve"> </w:t>
      </w:r>
      <w:r w:rsidRPr="00612ED2">
        <w:rPr>
          <w:b/>
          <w:bCs/>
          <w:color w:val="000000"/>
        </w:rPr>
        <w:t>17</w:t>
      </w:r>
      <w:r w:rsidRPr="00612ED2">
        <w:rPr>
          <w:color w:val="000000"/>
        </w:rPr>
        <w:t>, 260 (2016).</w:t>
      </w:r>
    </w:p>
    <w:p w14:paraId="5266CED6" w14:textId="77777777" w:rsidR="00612ED2" w:rsidRPr="00612ED2" w:rsidRDefault="00612ED2" w:rsidP="00612ED2">
      <w:pPr>
        <w:pStyle w:val="Bibliography"/>
        <w:rPr>
          <w:color w:val="000000"/>
        </w:rPr>
      </w:pPr>
      <w:r w:rsidRPr="00612ED2">
        <w:rPr>
          <w:color w:val="000000"/>
        </w:rPr>
        <w:lastRenderedPageBreak/>
        <w:t>51.</w:t>
      </w:r>
      <w:r w:rsidRPr="00612ED2">
        <w:rPr>
          <w:color w:val="000000"/>
        </w:rPr>
        <w:tab/>
        <w:t xml:space="preserve">Köster, J. &amp; Rahmann, S. Snakemake—a scalable bioinformatics workflow engine. </w:t>
      </w:r>
      <w:r w:rsidRPr="00612ED2">
        <w:rPr>
          <w:i/>
          <w:iCs/>
          <w:color w:val="000000"/>
        </w:rPr>
        <w:t>Bioinformatics</w:t>
      </w:r>
      <w:r w:rsidRPr="00612ED2">
        <w:rPr>
          <w:color w:val="000000"/>
        </w:rPr>
        <w:t xml:space="preserve"> </w:t>
      </w:r>
      <w:r w:rsidRPr="00612ED2">
        <w:rPr>
          <w:b/>
          <w:bCs/>
          <w:color w:val="000000"/>
        </w:rPr>
        <w:t>28</w:t>
      </w:r>
      <w:r w:rsidRPr="00612ED2">
        <w:rPr>
          <w:color w:val="000000"/>
        </w:rPr>
        <w:t>, 2520–2522 (2012).</w:t>
      </w:r>
    </w:p>
    <w:p w14:paraId="4D19C301" w14:textId="77777777" w:rsidR="00612ED2" w:rsidRPr="00612ED2" w:rsidRDefault="00612ED2" w:rsidP="00612ED2">
      <w:pPr>
        <w:pStyle w:val="Bibliography"/>
        <w:rPr>
          <w:color w:val="000000"/>
        </w:rPr>
      </w:pPr>
      <w:r w:rsidRPr="00612ED2">
        <w:rPr>
          <w:color w:val="000000"/>
        </w:rPr>
        <w:t>52.</w:t>
      </w:r>
      <w:r w:rsidRPr="00612ED2">
        <w:rPr>
          <w:color w:val="000000"/>
        </w:rPr>
        <w:tab/>
        <w:t xml:space="preserve">Li, D., Liu, C.-M., Luo, R., Sadakane, K. &amp; Lam, T.-W. MEGAHIT: an ultra-fast single-node solution for large and complex metagenomics assembly via succinct de Bruijn graph. </w:t>
      </w:r>
      <w:r w:rsidRPr="00612ED2">
        <w:rPr>
          <w:i/>
          <w:iCs/>
          <w:color w:val="000000"/>
        </w:rPr>
        <w:t>Bioinformatics</w:t>
      </w:r>
      <w:r w:rsidRPr="00612ED2">
        <w:rPr>
          <w:color w:val="000000"/>
        </w:rPr>
        <w:t xml:space="preserve"> </w:t>
      </w:r>
      <w:r w:rsidRPr="00612ED2">
        <w:rPr>
          <w:b/>
          <w:bCs/>
          <w:color w:val="000000"/>
        </w:rPr>
        <w:t>31</w:t>
      </w:r>
      <w:r w:rsidRPr="00612ED2">
        <w:rPr>
          <w:color w:val="000000"/>
        </w:rPr>
        <w:t>, 1674–1676 (2015).</w:t>
      </w:r>
    </w:p>
    <w:p w14:paraId="705AE057" w14:textId="77777777" w:rsidR="00612ED2" w:rsidRPr="00612ED2" w:rsidRDefault="00612ED2" w:rsidP="00612ED2">
      <w:pPr>
        <w:pStyle w:val="Bibliography"/>
        <w:rPr>
          <w:color w:val="000000"/>
        </w:rPr>
      </w:pPr>
      <w:r w:rsidRPr="00612ED2">
        <w:rPr>
          <w:color w:val="000000"/>
        </w:rPr>
        <w:t>53.</w:t>
      </w:r>
      <w:r w:rsidRPr="00612ED2">
        <w:rPr>
          <w:color w:val="000000"/>
        </w:rPr>
        <w:tab/>
        <w:t xml:space="preserve">Seemann, T. Prokka: rapid prokaryotic genome annotation. </w:t>
      </w:r>
      <w:r w:rsidRPr="00612ED2">
        <w:rPr>
          <w:i/>
          <w:iCs/>
          <w:color w:val="000000"/>
        </w:rPr>
        <w:t>Bioinformatics</w:t>
      </w:r>
      <w:r w:rsidRPr="00612ED2">
        <w:rPr>
          <w:color w:val="000000"/>
        </w:rPr>
        <w:t xml:space="preserve"> </w:t>
      </w:r>
      <w:r w:rsidRPr="00612ED2">
        <w:rPr>
          <w:b/>
          <w:bCs/>
          <w:color w:val="000000"/>
        </w:rPr>
        <w:t>30</w:t>
      </w:r>
      <w:r w:rsidRPr="00612ED2">
        <w:rPr>
          <w:color w:val="000000"/>
        </w:rPr>
        <w:t>, 2068–2069 (2014).</w:t>
      </w:r>
    </w:p>
    <w:p w14:paraId="695D67C8" w14:textId="77777777" w:rsidR="00612ED2" w:rsidRPr="00612ED2" w:rsidRDefault="00612ED2" w:rsidP="00612ED2">
      <w:pPr>
        <w:pStyle w:val="Bibliography"/>
        <w:rPr>
          <w:color w:val="000000"/>
        </w:rPr>
      </w:pPr>
      <w:r w:rsidRPr="00612ED2">
        <w:rPr>
          <w:color w:val="000000"/>
        </w:rPr>
        <w:t>54.</w:t>
      </w:r>
      <w:r w:rsidRPr="00612ED2">
        <w:rPr>
          <w:color w:val="000000"/>
        </w:rPr>
        <w:tab/>
        <w:t xml:space="preserve">Hyatt, D. </w:t>
      </w:r>
      <w:r w:rsidRPr="00612ED2">
        <w:rPr>
          <w:i/>
          <w:iCs/>
          <w:color w:val="000000"/>
        </w:rPr>
        <w:t>et al.</w:t>
      </w:r>
      <w:r w:rsidRPr="00612ED2">
        <w:rPr>
          <w:color w:val="000000"/>
        </w:rPr>
        <w:t xml:space="preserve"> Prodigal: prokaryotic gene recognition and translation initiation site identification. </w:t>
      </w:r>
      <w:r w:rsidRPr="00612ED2">
        <w:rPr>
          <w:i/>
          <w:iCs/>
          <w:color w:val="000000"/>
        </w:rPr>
        <w:t>BMC Bioinformatics</w:t>
      </w:r>
      <w:r w:rsidRPr="00612ED2">
        <w:rPr>
          <w:color w:val="000000"/>
        </w:rPr>
        <w:t xml:space="preserve"> </w:t>
      </w:r>
      <w:r w:rsidRPr="00612ED2">
        <w:rPr>
          <w:b/>
          <w:bCs/>
          <w:color w:val="000000"/>
        </w:rPr>
        <w:t>11</w:t>
      </w:r>
      <w:r w:rsidRPr="00612ED2">
        <w:rPr>
          <w:color w:val="000000"/>
        </w:rPr>
        <w:t>, 119 (2010).</w:t>
      </w:r>
    </w:p>
    <w:p w14:paraId="3F635F5D" w14:textId="77777777" w:rsidR="00612ED2" w:rsidRPr="00DA70A6" w:rsidRDefault="00612ED2" w:rsidP="00612ED2">
      <w:pPr>
        <w:pStyle w:val="Bibliography"/>
        <w:rPr>
          <w:color w:val="000000"/>
          <w:lang w:val="de-CH"/>
          <w:rPrChange w:id="186" w:author="Microsoft Office User" w:date="2022-02-25T17:30:00Z">
            <w:rPr>
              <w:color w:val="000000"/>
            </w:rPr>
          </w:rPrChange>
        </w:rPr>
      </w:pPr>
      <w:r w:rsidRPr="00612ED2">
        <w:rPr>
          <w:color w:val="000000"/>
        </w:rPr>
        <w:t>55.</w:t>
      </w:r>
      <w:r w:rsidRPr="00612ED2">
        <w:rPr>
          <w:color w:val="000000"/>
        </w:rPr>
        <w:tab/>
        <w:t xml:space="preserve">Eddy, S. R. Accelerated Profile HMM Searches. </w:t>
      </w:r>
      <w:r w:rsidRPr="00612ED2">
        <w:rPr>
          <w:i/>
          <w:iCs/>
          <w:color w:val="000000"/>
        </w:rPr>
        <w:t xml:space="preserve">PLOS Comput. </w:t>
      </w:r>
      <w:r w:rsidRPr="00DA70A6">
        <w:rPr>
          <w:i/>
          <w:iCs/>
          <w:color w:val="000000"/>
          <w:lang w:val="de-CH"/>
          <w:rPrChange w:id="187" w:author="Microsoft Office User" w:date="2022-02-25T17:30:00Z">
            <w:rPr>
              <w:i/>
              <w:iCs/>
              <w:color w:val="000000"/>
            </w:rPr>
          </w:rPrChange>
        </w:rPr>
        <w:t>Biol.</w:t>
      </w:r>
      <w:r w:rsidRPr="00DA70A6">
        <w:rPr>
          <w:color w:val="000000"/>
          <w:lang w:val="de-CH"/>
          <w:rPrChange w:id="188" w:author="Microsoft Office User" w:date="2022-02-25T17:30:00Z">
            <w:rPr>
              <w:color w:val="000000"/>
            </w:rPr>
          </w:rPrChange>
        </w:rPr>
        <w:t xml:space="preserve"> </w:t>
      </w:r>
      <w:r w:rsidRPr="00DA70A6">
        <w:rPr>
          <w:b/>
          <w:bCs/>
          <w:color w:val="000000"/>
          <w:lang w:val="de-CH"/>
          <w:rPrChange w:id="189" w:author="Microsoft Office User" w:date="2022-02-25T17:30:00Z">
            <w:rPr>
              <w:b/>
              <w:bCs/>
              <w:color w:val="000000"/>
            </w:rPr>
          </w:rPrChange>
        </w:rPr>
        <w:t>7</w:t>
      </w:r>
      <w:r w:rsidRPr="00DA70A6">
        <w:rPr>
          <w:color w:val="000000"/>
          <w:lang w:val="de-CH"/>
          <w:rPrChange w:id="190" w:author="Microsoft Office User" w:date="2022-02-25T17:30:00Z">
            <w:rPr>
              <w:color w:val="000000"/>
            </w:rPr>
          </w:rPrChange>
        </w:rPr>
        <w:t>, e1002195 (2011).</w:t>
      </w:r>
    </w:p>
    <w:p w14:paraId="624E485A" w14:textId="77777777" w:rsidR="00612ED2" w:rsidRPr="00612ED2" w:rsidRDefault="00612ED2" w:rsidP="00612ED2">
      <w:pPr>
        <w:pStyle w:val="Bibliography"/>
        <w:rPr>
          <w:color w:val="000000"/>
        </w:rPr>
      </w:pPr>
      <w:r w:rsidRPr="00DA70A6">
        <w:rPr>
          <w:color w:val="000000"/>
          <w:lang w:val="de-CH"/>
          <w:rPrChange w:id="191" w:author="Microsoft Office User" w:date="2022-02-25T17:30:00Z">
            <w:rPr>
              <w:color w:val="000000"/>
            </w:rPr>
          </w:rPrChange>
        </w:rPr>
        <w:t>56.</w:t>
      </w:r>
      <w:r w:rsidRPr="00DA70A6">
        <w:rPr>
          <w:color w:val="000000"/>
          <w:lang w:val="de-CH"/>
          <w:rPrChange w:id="192" w:author="Microsoft Office User" w:date="2022-02-25T17:30:00Z">
            <w:rPr>
              <w:color w:val="000000"/>
            </w:rPr>
          </w:rPrChange>
        </w:rPr>
        <w:tab/>
        <w:t xml:space="preserve">Heintz-Buschart, A. </w:t>
      </w:r>
      <w:r w:rsidRPr="00DA70A6">
        <w:rPr>
          <w:i/>
          <w:iCs/>
          <w:color w:val="000000"/>
          <w:lang w:val="de-CH"/>
          <w:rPrChange w:id="193" w:author="Microsoft Office User" w:date="2022-02-25T17:30:00Z">
            <w:rPr>
              <w:i/>
              <w:iCs/>
              <w:color w:val="000000"/>
            </w:rPr>
          </w:rPrChange>
        </w:rPr>
        <w:t>et al.</w:t>
      </w:r>
      <w:r w:rsidRPr="00DA70A6">
        <w:rPr>
          <w:color w:val="000000"/>
          <w:lang w:val="de-CH"/>
          <w:rPrChange w:id="194" w:author="Microsoft Office User" w:date="2022-02-25T17:30:00Z">
            <w:rPr>
              <w:color w:val="000000"/>
            </w:rPr>
          </w:rPrChange>
        </w:rPr>
        <w:t xml:space="preserve"> </w:t>
      </w:r>
      <w:r w:rsidRPr="00612ED2">
        <w:rPr>
          <w:color w:val="000000"/>
        </w:rPr>
        <w:t xml:space="preserve">Integrated multi-omics of the human gut microbiome in a case study of familial type 1 diabetes. </w:t>
      </w:r>
      <w:r w:rsidRPr="00612ED2">
        <w:rPr>
          <w:i/>
          <w:iCs/>
          <w:color w:val="000000"/>
        </w:rPr>
        <w:t>Nat. Microbiol.</w:t>
      </w:r>
      <w:r w:rsidRPr="00612ED2">
        <w:rPr>
          <w:color w:val="000000"/>
        </w:rPr>
        <w:t xml:space="preserve"> </w:t>
      </w:r>
      <w:r w:rsidRPr="00612ED2">
        <w:rPr>
          <w:b/>
          <w:bCs/>
          <w:color w:val="000000"/>
        </w:rPr>
        <w:t>2</w:t>
      </w:r>
      <w:r w:rsidRPr="00612ED2">
        <w:rPr>
          <w:color w:val="000000"/>
        </w:rPr>
        <w:t>, 1–13 (2016).</w:t>
      </w:r>
    </w:p>
    <w:p w14:paraId="703A8F2A" w14:textId="77777777" w:rsidR="00612ED2" w:rsidRPr="00612ED2" w:rsidRDefault="00612ED2" w:rsidP="00612ED2">
      <w:pPr>
        <w:pStyle w:val="Bibliography"/>
        <w:rPr>
          <w:color w:val="000000"/>
        </w:rPr>
      </w:pPr>
      <w:r w:rsidRPr="00612ED2">
        <w:rPr>
          <w:color w:val="000000"/>
        </w:rPr>
        <w:t>57.</w:t>
      </w:r>
      <w:r w:rsidRPr="00612ED2">
        <w:rPr>
          <w:color w:val="000000"/>
        </w:rPr>
        <w:tab/>
        <w:t xml:space="preserve">Kanehisa, M. &amp; Goto, S. KEGG: Kyoto Encyclopedia of Genes and Genomes. </w:t>
      </w:r>
      <w:r w:rsidRPr="00612ED2">
        <w:rPr>
          <w:i/>
          <w:iCs/>
          <w:color w:val="000000"/>
        </w:rPr>
        <w:t>Nucleic Acids Res.</w:t>
      </w:r>
      <w:r w:rsidRPr="00612ED2">
        <w:rPr>
          <w:color w:val="000000"/>
        </w:rPr>
        <w:t xml:space="preserve"> </w:t>
      </w:r>
      <w:r w:rsidRPr="00612ED2">
        <w:rPr>
          <w:b/>
          <w:bCs/>
          <w:color w:val="000000"/>
        </w:rPr>
        <w:t>28</w:t>
      </w:r>
      <w:r w:rsidRPr="00612ED2">
        <w:rPr>
          <w:color w:val="000000"/>
        </w:rPr>
        <w:t>, 27–30 (2000).</w:t>
      </w:r>
    </w:p>
    <w:p w14:paraId="119342BC" w14:textId="77777777" w:rsidR="00612ED2" w:rsidRPr="00612ED2" w:rsidRDefault="00612ED2" w:rsidP="00612ED2">
      <w:pPr>
        <w:pStyle w:val="Bibliography"/>
        <w:rPr>
          <w:color w:val="000000"/>
        </w:rPr>
      </w:pPr>
      <w:r w:rsidRPr="00612ED2">
        <w:rPr>
          <w:color w:val="000000"/>
        </w:rPr>
        <w:t>58.</w:t>
      </w:r>
      <w:r w:rsidRPr="00612ED2">
        <w:rPr>
          <w:color w:val="000000"/>
        </w:rPr>
        <w:tab/>
        <w:t xml:space="preserve">Liao, Y., Smyth, G. K. &amp; Shi, W. featureCounts: an efficient general purpose program for assigning sequence reads to genomic features. </w:t>
      </w:r>
      <w:r w:rsidRPr="00612ED2">
        <w:rPr>
          <w:i/>
          <w:iCs/>
          <w:color w:val="000000"/>
        </w:rPr>
        <w:t>Bioinformatics</w:t>
      </w:r>
      <w:r w:rsidRPr="00612ED2">
        <w:rPr>
          <w:color w:val="000000"/>
        </w:rPr>
        <w:t xml:space="preserve"> </w:t>
      </w:r>
      <w:r w:rsidRPr="00612ED2">
        <w:rPr>
          <w:b/>
          <w:bCs/>
          <w:color w:val="000000"/>
        </w:rPr>
        <w:t>30</w:t>
      </w:r>
      <w:r w:rsidRPr="00612ED2">
        <w:rPr>
          <w:color w:val="000000"/>
        </w:rPr>
        <w:t>, 923–930 (2014).</w:t>
      </w:r>
    </w:p>
    <w:p w14:paraId="5973DF2B" w14:textId="77777777" w:rsidR="00612ED2" w:rsidRPr="00612ED2" w:rsidRDefault="00612ED2" w:rsidP="00612ED2">
      <w:pPr>
        <w:pStyle w:val="Bibliography"/>
        <w:rPr>
          <w:color w:val="000000"/>
        </w:rPr>
      </w:pPr>
      <w:r w:rsidRPr="00612ED2">
        <w:rPr>
          <w:color w:val="000000"/>
        </w:rPr>
        <w:t>59.</w:t>
      </w:r>
      <w:r w:rsidRPr="00612ED2">
        <w:rPr>
          <w:color w:val="000000"/>
        </w:rPr>
        <w:tab/>
        <w:t xml:space="preserve">Pedregosa, F. </w:t>
      </w:r>
      <w:r w:rsidRPr="00612ED2">
        <w:rPr>
          <w:i/>
          <w:iCs/>
          <w:color w:val="000000"/>
        </w:rPr>
        <w:t>et al.</w:t>
      </w:r>
      <w:r w:rsidRPr="00612ED2">
        <w:rPr>
          <w:color w:val="000000"/>
        </w:rPr>
        <w:t xml:space="preserve"> Scikit-learn: Machine learning in Python. </w:t>
      </w:r>
      <w:r w:rsidRPr="00612ED2">
        <w:rPr>
          <w:i/>
          <w:iCs/>
          <w:color w:val="000000"/>
        </w:rPr>
        <w:t>J. Mach. Learn. Res.</w:t>
      </w:r>
      <w:r w:rsidRPr="00612ED2">
        <w:rPr>
          <w:color w:val="000000"/>
        </w:rPr>
        <w:t xml:space="preserve"> </w:t>
      </w:r>
      <w:r w:rsidRPr="00612ED2">
        <w:rPr>
          <w:b/>
          <w:bCs/>
          <w:color w:val="000000"/>
        </w:rPr>
        <w:t>12</w:t>
      </w:r>
      <w:r w:rsidRPr="00612ED2">
        <w:rPr>
          <w:color w:val="000000"/>
        </w:rPr>
        <w:t>, 2825–2830 (2011).</w:t>
      </w:r>
    </w:p>
    <w:p w14:paraId="4D45494A" w14:textId="77777777" w:rsidR="00612ED2" w:rsidRPr="00612ED2" w:rsidRDefault="00612ED2" w:rsidP="00612ED2">
      <w:pPr>
        <w:pStyle w:val="Bibliography"/>
        <w:rPr>
          <w:color w:val="000000"/>
        </w:rPr>
      </w:pPr>
      <w:r w:rsidRPr="00612ED2">
        <w:rPr>
          <w:color w:val="000000"/>
        </w:rPr>
        <w:t>60.</w:t>
      </w:r>
      <w:r w:rsidRPr="00612ED2">
        <w:rPr>
          <w:color w:val="000000"/>
        </w:rPr>
        <w:tab/>
        <w:t xml:space="preserve">Katoh, K. &amp; Standley, D. M. MAFFT Multiple Sequence Alignment Software Version 7: Improvements in Performance and Usability. </w:t>
      </w:r>
      <w:r w:rsidRPr="00612ED2">
        <w:rPr>
          <w:i/>
          <w:iCs/>
          <w:color w:val="000000"/>
        </w:rPr>
        <w:t>Mol. Biol. Evol.</w:t>
      </w:r>
      <w:r w:rsidRPr="00612ED2">
        <w:rPr>
          <w:color w:val="000000"/>
        </w:rPr>
        <w:t xml:space="preserve"> </w:t>
      </w:r>
      <w:r w:rsidRPr="00612ED2">
        <w:rPr>
          <w:b/>
          <w:bCs/>
          <w:color w:val="000000"/>
        </w:rPr>
        <w:t>30</w:t>
      </w:r>
      <w:r w:rsidRPr="00612ED2">
        <w:rPr>
          <w:color w:val="000000"/>
        </w:rPr>
        <w:t>, 772–780 (2013).</w:t>
      </w:r>
    </w:p>
    <w:p w14:paraId="76197F76" w14:textId="77777777" w:rsidR="00612ED2" w:rsidRPr="00612ED2" w:rsidRDefault="00612ED2" w:rsidP="00612ED2">
      <w:pPr>
        <w:pStyle w:val="Bibliography"/>
        <w:rPr>
          <w:color w:val="000000"/>
        </w:rPr>
      </w:pPr>
      <w:r w:rsidRPr="00612ED2">
        <w:rPr>
          <w:color w:val="000000"/>
        </w:rPr>
        <w:t>61.</w:t>
      </w:r>
      <w:r w:rsidRPr="00612ED2">
        <w:rPr>
          <w:color w:val="000000"/>
        </w:rPr>
        <w:tab/>
        <w:t xml:space="preserve">Capella-Gutiérrez, S., Silla-Martínez, J. M. &amp; Gabaldón, T. trimAl: a tool for automated alignment trimming in large-scale phylogenetic analyses. </w:t>
      </w:r>
      <w:r w:rsidRPr="00612ED2">
        <w:rPr>
          <w:i/>
          <w:iCs/>
          <w:color w:val="000000"/>
        </w:rPr>
        <w:t>Bioinformatics</w:t>
      </w:r>
      <w:r w:rsidRPr="00612ED2">
        <w:rPr>
          <w:color w:val="000000"/>
        </w:rPr>
        <w:t xml:space="preserve"> </w:t>
      </w:r>
      <w:r w:rsidRPr="00612ED2">
        <w:rPr>
          <w:b/>
          <w:bCs/>
          <w:color w:val="000000"/>
        </w:rPr>
        <w:t>25</w:t>
      </w:r>
      <w:r w:rsidRPr="00612ED2">
        <w:rPr>
          <w:color w:val="000000"/>
        </w:rPr>
        <w:t>, 1972–1973 (2009).</w:t>
      </w:r>
    </w:p>
    <w:p w14:paraId="4B3BBB11" w14:textId="77777777" w:rsidR="00612ED2" w:rsidRPr="00612ED2" w:rsidRDefault="00612ED2" w:rsidP="00612ED2">
      <w:pPr>
        <w:pStyle w:val="Bibliography"/>
        <w:rPr>
          <w:color w:val="000000"/>
        </w:rPr>
      </w:pPr>
      <w:r w:rsidRPr="00612ED2">
        <w:rPr>
          <w:color w:val="000000"/>
        </w:rPr>
        <w:lastRenderedPageBreak/>
        <w:t>62.</w:t>
      </w:r>
      <w:r w:rsidRPr="00612ED2">
        <w:rPr>
          <w:color w:val="000000"/>
        </w:rPr>
        <w:tab/>
        <w:t xml:space="preserve">Nguyen, L.-T., Schmidt, H. A., von Haeseler, A. &amp; Minh, B. Q. IQ-TREE: A Fast and Effective Stochastic Algorithm for Estimating Maximum-Likelihood Phylogenies. </w:t>
      </w:r>
      <w:r w:rsidRPr="00612ED2">
        <w:rPr>
          <w:i/>
          <w:iCs/>
          <w:color w:val="000000"/>
        </w:rPr>
        <w:t>Mol. Biol. Evol.</w:t>
      </w:r>
      <w:r w:rsidRPr="00612ED2">
        <w:rPr>
          <w:color w:val="000000"/>
        </w:rPr>
        <w:t xml:space="preserve"> </w:t>
      </w:r>
      <w:r w:rsidRPr="00612ED2">
        <w:rPr>
          <w:b/>
          <w:bCs/>
          <w:color w:val="000000"/>
        </w:rPr>
        <w:t>32</w:t>
      </w:r>
      <w:r w:rsidRPr="00612ED2">
        <w:rPr>
          <w:color w:val="000000"/>
        </w:rPr>
        <w:t>, 268–274 (2015).</w:t>
      </w:r>
    </w:p>
    <w:p w14:paraId="4D8455EA" w14:textId="77777777" w:rsidR="00612ED2" w:rsidRPr="00612ED2" w:rsidRDefault="00612ED2" w:rsidP="00612ED2">
      <w:pPr>
        <w:pStyle w:val="Bibliography"/>
        <w:rPr>
          <w:color w:val="000000"/>
        </w:rPr>
      </w:pPr>
      <w:r w:rsidRPr="00612ED2">
        <w:rPr>
          <w:color w:val="000000"/>
        </w:rPr>
        <w:t>63.</w:t>
      </w:r>
      <w:r w:rsidRPr="00612ED2">
        <w:rPr>
          <w:color w:val="000000"/>
        </w:rPr>
        <w:tab/>
        <w:t xml:space="preserve">Yu, G., Lam, T. T.-Y., Zhu, H. &amp; Guan, Y. Two Methods for Mapping and Visualizing Associated Data on Phylogeny Using Ggtree. </w:t>
      </w:r>
      <w:r w:rsidRPr="00612ED2">
        <w:rPr>
          <w:i/>
          <w:iCs/>
          <w:color w:val="000000"/>
        </w:rPr>
        <w:t>Mol. Biol. Evol.</w:t>
      </w:r>
      <w:r w:rsidRPr="00612ED2">
        <w:rPr>
          <w:color w:val="000000"/>
        </w:rPr>
        <w:t xml:space="preserve"> </w:t>
      </w:r>
      <w:r w:rsidRPr="00612ED2">
        <w:rPr>
          <w:b/>
          <w:bCs/>
          <w:color w:val="000000"/>
        </w:rPr>
        <w:t>35</w:t>
      </w:r>
      <w:r w:rsidRPr="00612ED2">
        <w:rPr>
          <w:color w:val="000000"/>
        </w:rPr>
        <w:t>, 3041–3043 (2018).</w:t>
      </w:r>
    </w:p>
    <w:p w14:paraId="68E0CA92" w14:textId="77777777" w:rsidR="00612ED2" w:rsidRPr="00612ED2" w:rsidRDefault="00612ED2" w:rsidP="00612ED2">
      <w:pPr>
        <w:pStyle w:val="Bibliography"/>
        <w:rPr>
          <w:color w:val="000000"/>
        </w:rPr>
      </w:pPr>
      <w:r w:rsidRPr="00612ED2">
        <w:rPr>
          <w:color w:val="000000"/>
        </w:rPr>
        <w:t>64.</w:t>
      </w:r>
      <w:r w:rsidRPr="00612ED2">
        <w:rPr>
          <w:color w:val="000000"/>
        </w:rPr>
        <w:tab/>
        <w:t xml:space="preserve">Yu, G. </w:t>
      </w:r>
      <w:r w:rsidRPr="00612ED2">
        <w:rPr>
          <w:i/>
          <w:iCs/>
          <w:color w:val="000000"/>
        </w:rPr>
        <w:t>et al.</w:t>
      </w:r>
      <w:r w:rsidRPr="00612ED2">
        <w:rPr>
          <w:color w:val="000000"/>
        </w:rPr>
        <w:t xml:space="preserve"> ggtreeExtra: Compact visualization of richly annotated phylogenetic data. (2021).</w:t>
      </w:r>
    </w:p>
    <w:p w14:paraId="12C837B5" w14:textId="77777777" w:rsidR="00612ED2" w:rsidRPr="00612ED2" w:rsidRDefault="00612ED2" w:rsidP="00612ED2">
      <w:pPr>
        <w:pStyle w:val="Bibliography"/>
        <w:rPr>
          <w:color w:val="000000"/>
        </w:rPr>
      </w:pPr>
      <w:r w:rsidRPr="00612ED2">
        <w:rPr>
          <w:color w:val="000000"/>
          <w:lang w:val="fr-CH"/>
          <w:rPrChange w:id="195" w:author="Microsoft Office User" w:date="2022-02-25T17:30:00Z">
            <w:rPr>
              <w:color w:val="000000"/>
            </w:rPr>
          </w:rPrChange>
        </w:rPr>
        <w:t>65.</w:t>
      </w:r>
      <w:r w:rsidRPr="00612ED2">
        <w:rPr>
          <w:color w:val="000000"/>
          <w:lang w:val="fr-CH"/>
          <w:rPrChange w:id="196" w:author="Microsoft Office User" w:date="2022-02-25T17:30:00Z">
            <w:rPr>
              <w:color w:val="000000"/>
            </w:rPr>
          </w:rPrChange>
        </w:rPr>
        <w:tab/>
        <w:t xml:space="preserve">Kembel, S. W. </w:t>
      </w:r>
      <w:r w:rsidRPr="00612ED2">
        <w:rPr>
          <w:i/>
          <w:iCs/>
          <w:color w:val="000000"/>
          <w:lang w:val="fr-CH"/>
          <w:rPrChange w:id="197" w:author="Microsoft Office User" w:date="2022-02-25T17:30:00Z">
            <w:rPr>
              <w:i/>
              <w:iCs/>
              <w:color w:val="000000"/>
            </w:rPr>
          </w:rPrChange>
        </w:rPr>
        <w:t>et al.</w:t>
      </w:r>
      <w:r w:rsidRPr="00612ED2">
        <w:rPr>
          <w:color w:val="000000"/>
          <w:lang w:val="fr-CH"/>
          <w:rPrChange w:id="198" w:author="Microsoft Office User" w:date="2022-02-25T17:30:00Z">
            <w:rPr>
              <w:color w:val="000000"/>
            </w:rPr>
          </w:rPrChange>
        </w:rPr>
        <w:t xml:space="preserve"> </w:t>
      </w:r>
      <w:r w:rsidRPr="00612ED2">
        <w:rPr>
          <w:color w:val="000000"/>
        </w:rPr>
        <w:t xml:space="preserve">Picante: R tools for integrating phylogenies and ecology. </w:t>
      </w:r>
      <w:r w:rsidRPr="00612ED2">
        <w:rPr>
          <w:i/>
          <w:iCs/>
          <w:color w:val="000000"/>
        </w:rPr>
        <w:t>Bioinformatics</w:t>
      </w:r>
      <w:r w:rsidRPr="00612ED2">
        <w:rPr>
          <w:color w:val="000000"/>
        </w:rPr>
        <w:t xml:space="preserve"> </w:t>
      </w:r>
      <w:r w:rsidRPr="00612ED2">
        <w:rPr>
          <w:b/>
          <w:bCs/>
          <w:color w:val="000000"/>
        </w:rPr>
        <w:t>26</w:t>
      </w:r>
      <w:r w:rsidRPr="00612ED2">
        <w:rPr>
          <w:color w:val="000000"/>
        </w:rPr>
        <w:t>, 1463–1464 (2010).</w:t>
      </w:r>
    </w:p>
    <w:p w14:paraId="260DC71D" w14:textId="77777777" w:rsidR="00612ED2" w:rsidRPr="00612ED2" w:rsidRDefault="00612ED2" w:rsidP="00612ED2">
      <w:pPr>
        <w:pStyle w:val="Bibliography"/>
        <w:rPr>
          <w:color w:val="000000"/>
        </w:rPr>
      </w:pPr>
      <w:r w:rsidRPr="00612ED2">
        <w:rPr>
          <w:color w:val="000000"/>
        </w:rPr>
        <w:t>66.</w:t>
      </w:r>
      <w:r w:rsidRPr="00612ED2">
        <w:rPr>
          <w:color w:val="000000"/>
        </w:rPr>
        <w:tab/>
        <w:t>Lin, F. H. HuangLin/ANCOM: Third release of ANCOM. (2019) doi:10.5281/zenodo.3577802.</w:t>
      </w:r>
    </w:p>
    <w:p w14:paraId="799C6B63" w14:textId="77777777" w:rsidR="00612ED2" w:rsidRPr="00612ED2" w:rsidRDefault="00612ED2" w:rsidP="00612ED2">
      <w:pPr>
        <w:pStyle w:val="Bibliography"/>
        <w:rPr>
          <w:color w:val="000000"/>
        </w:rPr>
      </w:pPr>
      <w:r w:rsidRPr="00612ED2">
        <w:rPr>
          <w:color w:val="000000"/>
        </w:rPr>
        <w:t>67.</w:t>
      </w:r>
      <w:r w:rsidRPr="00612ED2">
        <w:rPr>
          <w:color w:val="000000"/>
        </w:rPr>
        <w:tab/>
        <w:t>Metacoder: An R package for visualization and manipulation of community taxonomic diversity data. https://journals.plos.org/ploscompbiol/article?id=10.1371/journal.pcbi.1005404&amp;rev=1.</w:t>
      </w:r>
    </w:p>
    <w:p w14:paraId="00D0BC97" w14:textId="77777777" w:rsidR="00612ED2" w:rsidRPr="00612ED2" w:rsidRDefault="00612ED2" w:rsidP="00612ED2">
      <w:pPr>
        <w:pStyle w:val="Bibliography"/>
        <w:rPr>
          <w:color w:val="000000"/>
        </w:rPr>
      </w:pPr>
      <w:r w:rsidRPr="00612ED2">
        <w:rPr>
          <w:color w:val="000000"/>
        </w:rPr>
        <w:t>68.</w:t>
      </w:r>
      <w:r w:rsidRPr="00612ED2">
        <w:rPr>
          <w:color w:val="000000"/>
        </w:rPr>
        <w:tab/>
        <w:t xml:space="preserve">Weissman, J. L., Hou, S. &amp; Fuhrman, J. A. Estimating maximal microbial growth rates from cultures, metagenomes, and single cells via codon usage patterns. </w:t>
      </w:r>
      <w:r w:rsidRPr="00612ED2">
        <w:rPr>
          <w:i/>
          <w:iCs/>
          <w:color w:val="000000"/>
        </w:rPr>
        <w:t>Proc. Natl. Acad. Sci.</w:t>
      </w:r>
      <w:r w:rsidRPr="00612ED2">
        <w:rPr>
          <w:color w:val="000000"/>
        </w:rPr>
        <w:t xml:space="preserve"> </w:t>
      </w:r>
      <w:r w:rsidRPr="00612ED2">
        <w:rPr>
          <w:b/>
          <w:bCs/>
          <w:color w:val="000000"/>
        </w:rPr>
        <w:t>118</w:t>
      </w:r>
      <w:r w:rsidRPr="00612ED2">
        <w:rPr>
          <w:color w:val="000000"/>
        </w:rPr>
        <w:t>, (2021).</w:t>
      </w:r>
    </w:p>
    <w:p w14:paraId="62DF97A3" w14:textId="77777777" w:rsidR="00612ED2" w:rsidRPr="00612ED2" w:rsidRDefault="00612ED2" w:rsidP="00612ED2">
      <w:pPr>
        <w:pStyle w:val="Bibliography"/>
        <w:rPr>
          <w:color w:val="000000"/>
        </w:rPr>
      </w:pPr>
      <w:r w:rsidRPr="00612ED2">
        <w:rPr>
          <w:color w:val="000000"/>
        </w:rPr>
        <w:t>69.</w:t>
      </w:r>
      <w:r w:rsidRPr="00612ED2">
        <w:rPr>
          <w:color w:val="000000"/>
        </w:rPr>
        <w:tab/>
        <w:t xml:space="preserve">Elek, A., Kuzman, M. &amp; Vlahoviček, K. coRdon: codon usage analysis and prediction of gene expressivity. </w:t>
      </w:r>
      <w:r w:rsidRPr="00612ED2">
        <w:rPr>
          <w:i/>
          <w:iCs/>
          <w:color w:val="000000"/>
        </w:rPr>
        <w:t>R Package Version</w:t>
      </w:r>
      <w:r w:rsidRPr="00612ED2">
        <w:rPr>
          <w:color w:val="000000"/>
        </w:rPr>
        <w:t xml:space="preserve"> </w:t>
      </w:r>
      <w:r w:rsidRPr="00612ED2">
        <w:rPr>
          <w:b/>
          <w:bCs/>
          <w:color w:val="000000"/>
        </w:rPr>
        <w:t>1</w:t>
      </w:r>
      <w:r w:rsidRPr="00612ED2">
        <w:rPr>
          <w:color w:val="000000"/>
        </w:rPr>
        <w:t>, (2019).</w:t>
      </w:r>
    </w:p>
    <w:p w14:paraId="36C93D8E" w14:textId="77777777" w:rsidR="00612ED2" w:rsidRPr="00612ED2" w:rsidRDefault="00612ED2" w:rsidP="00612ED2">
      <w:pPr>
        <w:pStyle w:val="Bibliography"/>
        <w:rPr>
          <w:color w:val="000000"/>
        </w:rPr>
      </w:pPr>
      <w:r w:rsidRPr="00612ED2">
        <w:rPr>
          <w:color w:val="000000"/>
        </w:rPr>
        <w:t>70.</w:t>
      </w:r>
      <w:r w:rsidRPr="00612ED2">
        <w:rPr>
          <w:color w:val="000000"/>
        </w:rPr>
        <w:tab/>
        <w:t xml:space="preserve">Oksanen, J. </w:t>
      </w:r>
      <w:r w:rsidRPr="00612ED2">
        <w:rPr>
          <w:i/>
          <w:iCs/>
          <w:color w:val="000000"/>
        </w:rPr>
        <w:t>et al.</w:t>
      </w:r>
      <w:r w:rsidRPr="00612ED2">
        <w:rPr>
          <w:color w:val="000000"/>
        </w:rPr>
        <w:t xml:space="preserve"> Package ‘vegan’. </w:t>
      </w:r>
      <w:r w:rsidRPr="00612ED2">
        <w:rPr>
          <w:i/>
          <w:iCs/>
          <w:color w:val="000000"/>
        </w:rPr>
        <w:t>Community Ecol. Package Version</w:t>
      </w:r>
      <w:r w:rsidRPr="00612ED2">
        <w:rPr>
          <w:color w:val="000000"/>
        </w:rPr>
        <w:t xml:space="preserve"> </w:t>
      </w:r>
      <w:r w:rsidRPr="00612ED2">
        <w:rPr>
          <w:b/>
          <w:bCs/>
          <w:color w:val="000000"/>
        </w:rPr>
        <w:t>2</w:t>
      </w:r>
      <w:r w:rsidRPr="00612ED2">
        <w:rPr>
          <w:color w:val="000000"/>
        </w:rPr>
        <w:t>, 1–295 (2013).</w:t>
      </w:r>
    </w:p>
    <w:p w14:paraId="614B40C2" w14:textId="77777777" w:rsidR="00612ED2" w:rsidRPr="00612ED2" w:rsidRDefault="00612ED2" w:rsidP="00612ED2">
      <w:pPr>
        <w:pStyle w:val="Bibliography"/>
        <w:rPr>
          <w:color w:val="000000"/>
        </w:rPr>
      </w:pPr>
      <w:r w:rsidRPr="00612ED2">
        <w:rPr>
          <w:color w:val="000000"/>
        </w:rPr>
        <w:t>71.</w:t>
      </w:r>
      <w:r w:rsidRPr="00612ED2">
        <w:rPr>
          <w:color w:val="000000"/>
        </w:rPr>
        <w:tab/>
        <w:t>https://github.com/pmartinezarbizu/pairwiseAdonis.</w:t>
      </w:r>
    </w:p>
    <w:p w14:paraId="1F0039F4" w14:textId="77777777" w:rsidR="00612ED2" w:rsidRPr="00612ED2" w:rsidRDefault="00612ED2" w:rsidP="00612ED2">
      <w:pPr>
        <w:pStyle w:val="Bibliography"/>
        <w:rPr>
          <w:color w:val="000000"/>
        </w:rPr>
      </w:pPr>
      <w:r w:rsidRPr="00612ED2">
        <w:rPr>
          <w:color w:val="000000"/>
        </w:rPr>
        <w:t>72.</w:t>
      </w:r>
      <w:r w:rsidRPr="00612ED2">
        <w:rPr>
          <w:color w:val="000000"/>
        </w:rPr>
        <w:tab/>
        <w:t>UpSetR: an R package for the visualization of intersecting sets and their properties | Bioinformatics | Oxford Academic. https://academic.oup.com/bioinformatics/article/33/18/2938/3884387.</w:t>
      </w:r>
    </w:p>
    <w:p w14:paraId="66BC198F" w14:textId="77777777" w:rsidR="00612ED2" w:rsidRPr="00612ED2" w:rsidRDefault="00612ED2" w:rsidP="00612ED2">
      <w:pPr>
        <w:pStyle w:val="Bibliography"/>
        <w:rPr>
          <w:color w:val="000000"/>
        </w:rPr>
      </w:pPr>
      <w:r w:rsidRPr="00612ED2">
        <w:rPr>
          <w:color w:val="000000"/>
        </w:rPr>
        <w:t>73.</w:t>
      </w:r>
      <w:r w:rsidRPr="00612ED2">
        <w:rPr>
          <w:color w:val="000000"/>
        </w:rPr>
        <w:tab/>
        <w:t xml:space="preserve">Shannon, C. E. &amp; Weaver, W. The mathematical theory of information. </w:t>
      </w:r>
      <w:r w:rsidRPr="00612ED2">
        <w:rPr>
          <w:i/>
          <w:iCs/>
          <w:color w:val="000000"/>
        </w:rPr>
        <w:t>Urbana Univ. Ill. Press</w:t>
      </w:r>
      <w:r w:rsidRPr="00612ED2">
        <w:rPr>
          <w:color w:val="000000"/>
        </w:rPr>
        <w:t xml:space="preserve"> </w:t>
      </w:r>
      <w:r w:rsidRPr="00612ED2">
        <w:rPr>
          <w:b/>
          <w:bCs/>
          <w:color w:val="000000"/>
        </w:rPr>
        <w:t>97</w:t>
      </w:r>
      <w:r w:rsidRPr="00612ED2">
        <w:rPr>
          <w:color w:val="000000"/>
        </w:rPr>
        <w:t>, (1949).</w:t>
      </w:r>
    </w:p>
    <w:p w14:paraId="592D6D92" w14:textId="77777777" w:rsidR="00612ED2" w:rsidRPr="00612ED2" w:rsidRDefault="00612ED2" w:rsidP="00612ED2">
      <w:pPr>
        <w:pStyle w:val="Bibliography"/>
        <w:rPr>
          <w:color w:val="000000"/>
        </w:rPr>
      </w:pPr>
      <w:r w:rsidRPr="00612ED2">
        <w:rPr>
          <w:color w:val="000000"/>
        </w:rPr>
        <w:lastRenderedPageBreak/>
        <w:t>74.</w:t>
      </w:r>
      <w:r w:rsidRPr="00612ED2">
        <w:rPr>
          <w:color w:val="000000"/>
        </w:rPr>
        <w:tab/>
        <w:t xml:space="preserve">Love, M. I., Huber, W. &amp; Anders, S. Moderated estimation of fold change and dispersion for RNA-seq data with DESeq2. </w:t>
      </w:r>
      <w:r w:rsidRPr="00612ED2">
        <w:rPr>
          <w:i/>
          <w:iCs/>
          <w:color w:val="000000"/>
        </w:rPr>
        <w:t>Genome Biol.</w:t>
      </w:r>
      <w:r w:rsidRPr="00612ED2">
        <w:rPr>
          <w:color w:val="000000"/>
        </w:rPr>
        <w:t xml:space="preserve"> </w:t>
      </w:r>
      <w:r w:rsidRPr="00612ED2">
        <w:rPr>
          <w:b/>
          <w:bCs/>
          <w:color w:val="000000"/>
        </w:rPr>
        <w:t>15</w:t>
      </w:r>
      <w:r w:rsidRPr="00612ED2">
        <w:rPr>
          <w:color w:val="000000"/>
        </w:rPr>
        <w:t>, 550 (2014).</w:t>
      </w:r>
    </w:p>
    <w:p w14:paraId="3ED16616" w14:textId="77777777" w:rsidR="00612ED2" w:rsidRPr="00612ED2" w:rsidRDefault="00612ED2" w:rsidP="00612ED2">
      <w:pPr>
        <w:pStyle w:val="Bibliography"/>
        <w:rPr>
          <w:color w:val="000000"/>
        </w:rPr>
      </w:pPr>
      <w:r w:rsidRPr="00612ED2">
        <w:rPr>
          <w:color w:val="000000"/>
        </w:rPr>
        <w:t>75.</w:t>
      </w:r>
      <w:r w:rsidRPr="00612ED2">
        <w:rPr>
          <w:color w:val="000000"/>
        </w:rPr>
        <w:tab/>
        <w:t xml:space="preserve">Graham, E. D., Heidelberg, J. F. &amp; Tully, B. J. Potential for primary productivity in a globally-distributed bacterial phototroph. </w:t>
      </w:r>
      <w:r w:rsidRPr="00612ED2">
        <w:rPr>
          <w:i/>
          <w:iCs/>
          <w:color w:val="000000"/>
        </w:rPr>
        <w:t>ISME J.</w:t>
      </w:r>
      <w:r w:rsidRPr="00612ED2">
        <w:rPr>
          <w:color w:val="000000"/>
        </w:rPr>
        <w:t xml:space="preserve"> </w:t>
      </w:r>
      <w:r w:rsidRPr="00612ED2">
        <w:rPr>
          <w:b/>
          <w:bCs/>
          <w:color w:val="000000"/>
        </w:rPr>
        <w:t>12</w:t>
      </w:r>
      <w:r w:rsidRPr="00612ED2">
        <w:rPr>
          <w:color w:val="000000"/>
        </w:rPr>
        <w:t>, 1861–1866 (2018).</w:t>
      </w:r>
    </w:p>
    <w:p w14:paraId="024630FD" w14:textId="77777777" w:rsidR="00612ED2" w:rsidRPr="00612ED2" w:rsidRDefault="00612ED2" w:rsidP="00612ED2">
      <w:pPr>
        <w:pStyle w:val="Bibliography"/>
        <w:rPr>
          <w:color w:val="000000"/>
        </w:rPr>
      </w:pPr>
      <w:r w:rsidRPr="00612ED2">
        <w:rPr>
          <w:color w:val="000000"/>
        </w:rPr>
        <w:t>76.</w:t>
      </w:r>
      <w:r w:rsidRPr="00612ED2">
        <w:rPr>
          <w:color w:val="000000"/>
        </w:rPr>
        <w:tab/>
        <w:t xml:space="preserve">Wood, D. E., Lu, J. &amp; Langmead, B. Improved metagenomic analysis with Kraken 2. </w:t>
      </w:r>
      <w:r w:rsidRPr="00612ED2">
        <w:rPr>
          <w:i/>
          <w:iCs/>
          <w:color w:val="000000"/>
        </w:rPr>
        <w:t>Genome Biol.</w:t>
      </w:r>
      <w:r w:rsidRPr="00612ED2">
        <w:rPr>
          <w:color w:val="000000"/>
        </w:rPr>
        <w:t xml:space="preserve"> </w:t>
      </w:r>
      <w:r w:rsidRPr="00612ED2">
        <w:rPr>
          <w:b/>
          <w:bCs/>
          <w:color w:val="000000"/>
        </w:rPr>
        <w:t>20</w:t>
      </w:r>
      <w:r w:rsidRPr="00612ED2">
        <w:rPr>
          <w:color w:val="000000"/>
        </w:rPr>
        <w:t>, 257 (2019).</w:t>
      </w:r>
    </w:p>
    <w:p w14:paraId="59D208F7" w14:textId="77777777" w:rsidR="00612ED2" w:rsidRPr="00612ED2" w:rsidRDefault="00612ED2" w:rsidP="00612ED2">
      <w:pPr>
        <w:pStyle w:val="Bibliography"/>
        <w:rPr>
          <w:color w:val="000000"/>
        </w:rPr>
      </w:pPr>
      <w:r w:rsidRPr="00612ED2">
        <w:rPr>
          <w:color w:val="000000"/>
        </w:rPr>
        <w:t>77.</w:t>
      </w:r>
      <w:r w:rsidRPr="00612ED2">
        <w:rPr>
          <w:color w:val="000000"/>
        </w:rPr>
        <w:tab/>
        <w:t xml:space="preserve">Federhen, S. The NCBI Taxonomy database. </w:t>
      </w:r>
      <w:r w:rsidRPr="00612ED2">
        <w:rPr>
          <w:i/>
          <w:iCs/>
          <w:color w:val="000000"/>
        </w:rPr>
        <w:t>Nucleic Acids Res.</w:t>
      </w:r>
      <w:r w:rsidRPr="00612ED2">
        <w:rPr>
          <w:color w:val="000000"/>
        </w:rPr>
        <w:t xml:space="preserve"> </w:t>
      </w:r>
      <w:r w:rsidRPr="00612ED2">
        <w:rPr>
          <w:b/>
          <w:bCs/>
          <w:color w:val="000000"/>
        </w:rPr>
        <w:t>40</w:t>
      </w:r>
      <w:r w:rsidRPr="00612ED2">
        <w:rPr>
          <w:color w:val="000000"/>
        </w:rPr>
        <w:t>, D136–D143 (2012).</w:t>
      </w:r>
    </w:p>
    <w:p w14:paraId="69AEC844" w14:textId="77777777" w:rsidR="00612ED2" w:rsidRPr="00612ED2" w:rsidRDefault="00612ED2" w:rsidP="00612ED2">
      <w:pPr>
        <w:pStyle w:val="Bibliography"/>
        <w:rPr>
          <w:color w:val="000000"/>
        </w:rPr>
      </w:pPr>
      <w:r w:rsidRPr="00612ED2">
        <w:rPr>
          <w:color w:val="000000"/>
        </w:rPr>
        <w:t>78.</w:t>
      </w:r>
      <w:r w:rsidRPr="00612ED2">
        <w:rPr>
          <w:color w:val="000000"/>
        </w:rPr>
        <w:tab/>
        <w:t xml:space="preserve">Steinegger, M. &amp; Söding, J. MMseqs2 enables sensitive protein sequence searching for the analysis of massive data sets. </w:t>
      </w:r>
      <w:r w:rsidRPr="00612ED2">
        <w:rPr>
          <w:i/>
          <w:iCs/>
          <w:color w:val="000000"/>
        </w:rPr>
        <w:t>Nat. Biotechnol.</w:t>
      </w:r>
      <w:r w:rsidRPr="00612ED2">
        <w:rPr>
          <w:color w:val="000000"/>
        </w:rPr>
        <w:t xml:space="preserve"> </w:t>
      </w:r>
      <w:r w:rsidRPr="00612ED2">
        <w:rPr>
          <w:b/>
          <w:bCs/>
          <w:color w:val="000000"/>
        </w:rPr>
        <w:t>35</w:t>
      </w:r>
      <w:r w:rsidRPr="00612ED2">
        <w:rPr>
          <w:color w:val="000000"/>
        </w:rPr>
        <w:t>, 1026–1028 (2017).</w:t>
      </w:r>
    </w:p>
    <w:p w14:paraId="7145D60E" w14:textId="77777777" w:rsidR="00612ED2" w:rsidRPr="00612ED2" w:rsidRDefault="00612ED2" w:rsidP="00612ED2">
      <w:pPr>
        <w:pStyle w:val="Bibliography"/>
        <w:rPr>
          <w:color w:val="000000"/>
        </w:rPr>
      </w:pPr>
      <w:r w:rsidRPr="00612ED2">
        <w:rPr>
          <w:color w:val="000000"/>
        </w:rPr>
        <w:t>79.</w:t>
      </w:r>
      <w:r w:rsidRPr="00612ED2">
        <w:rPr>
          <w:color w:val="000000"/>
        </w:rPr>
        <w:tab/>
        <w:t xml:space="preserve">Bairoch, A. </w:t>
      </w:r>
      <w:r w:rsidRPr="00612ED2">
        <w:rPr>
          <w:i/>
          <w:iCs/>
          <w:color w:val="000000"/>
        </w:rPr>
        <w:t>et al.</w:t>
      </w:r>
      <w:r w:rsidRPr="00612ED2">
        <w:rPr>
          <w:color w:val="000000"/>
        </w:rPr>
        <w:t xml:space="preserve"> The Universal Protein Resource (UniProt). </w:t>
      </w:r>
      <w:r w:rsidRPr="00612ED2">
        <w:rPr>
          <w:i/>
          <w:iCs/>
          <w:color w:val="000000"/>
        </w:rPr>
        <w:t>Nucleic Acids Res.</w:t>
      </w:r>
      <w:r w:rsidRPr="00612ED2">
        <w:rPr>
          <w:color w:val="000000"/>
        </w:rPr>
        <w:t xml:space="preserve"> </w:t>
      </w:r>
      <w:r w:rsidRPr="00612ED2">
        <w:rPr>
          <w:b/>
          <w:bCs/>
          <w:color w:val="000000"/>
        </w:rPr>
        <w:t>33</w:t>
      </w:r>
      <w:r w:rsidRPr="00612ED2">
        <w:rPr>
          <w:color w:val="000000"/>
        </w:rPr>
        <w:t>, D154–D159 (2005).</w:t>
      </w:r>
    </w:p>
    <w:p w14:paraId="1F31D2DF" w14:textId="77777777" w:rsidR="00612ED2" w:rsidRPr="00612ED2" w:rsidRDefault="00612ED2" w:rsidP="00612ED2">
      <w:pPr>
        <w:pStyle w:val="Bibliography"/>
        <w:rPr>
          <w:color w:val="000000"/>
        </w:rPr>
      </w:pPr>
      <w:r w:rsidRPr="00DA70A6">
        <w:rPr>
          <w:color w:val="000000"/>
          <w:lang w:val="fr-CH"/>
          <w:rPrChange w:id="199" w:author="Microsoft Office User" w:date="2022-02-25T17:30:00Z">
            <w:rPr>
              <w:color w:val="000000"/>
            </w:rPr>
          </w:rPrChange>
        </w:rPr>
        <w:t>80.</w:t>
      </w:r>
      <w:r w:rsidRPr="00DA70A6">
        <w:rPr>
          <w:color w:val="000000"/>
          <w:lang w:val="fr-CH"/>
          <w:rPrChange w:id="200" w:author="Microsoft Office User" w:date="2022-02-25T17:30:00Z">
            <w:rPr>
              <w:color w:val="000000"/>
            </w:rPr>
          </w:rPrChange>
        </w:rPr>
        <w:tab/>
        <w:t xml:space="preserve">Larkin, M. A. </w:t>
      </w:r>
      <w:r w:rsidRPr="00DA70A6">
        <w:rPr>
          <w:i/>
          <w:iCs/>
          <w:color w:val="000000"/>
          <w:lang w:val="fr-CH"/>
          <w:rPrChange w:id="201" w:author="Microsoft Office User" w:date="2022-02-25T17:30:00Z">
            <w:rPr>
              <w:i/>
              <w:iCs/>
              <w:color w:val="000000"/>
            </w:rPr>
          </w:rPrChange>
        </w:rPr>
        <w:t>et al.</w:t>
      </w:r>
      <w:r w:rsidRPr="00DA70A6">
        <w:rPr>
          <w:color w:val="000000"/>
          <w:lang w:val="fr-CH"/>
          <w:rPrChange w:id="202" w:author="Microsoft Office User" w:date="2022-02-25T17:30:00Z">
            <w:rPr>
              <w:color w:val="000000"/>
            </w:rPr>
          </w:rPrChange>
        </w:rPr>
        <w:t xml:space="preserve"> </w:t>
      </w:r>
      <w:r w:rsidRPr="00612ED2">
        <w:rPr>
          <w:color w:val="000000"/>
        </w:rPr>
        <w:t xml:space="preserve">Clustal W and Clustal X version 2.0. </w:t>
      </w:r>
      <w:r w:rsidRPr="00612ED2">
        <w:rPr>
          <w:i/>
          <w:iCs/>
          <w:color w:val="000000"/>
        </w:rPr>
        <w:t>Bioinformatics</w:t>
      </w:r>
      <w:r w:rsidRPr="00612ED2">
        <w:rPr>
          <w:color w:val="000000"/>
        </w:rPr>
        <w:t xml:space="preserve"> </w:t>
      </w:r>
      <w:r w:rsidRPr="00612ED2">
        <w:rPr>
          <w:b/>
          <w:bCs/>
          <w:color w:val="000000"/>
        </w:rPr>
        <w:t>23</w:t>
      </w:r>
      <w:r w:rsidRPr="00612ED2">
        <w:rPr>
          <w:color w:val="000000"/>
        </w:rPr>
        <w:t>, 2947–2948 (2007).</w:t>
      </w:r>
    </w:p>
    <w:p w14:paraId="4F6106C6" w14:textId="0EE6BD88" w:rsidR="00C1497F" w:rsidDel="0057458E" w:rsidRDefault="00612ED2">
      <w:pPr>
        <w:pBdr>
          <w:top w:val="nil"/>
          <w:left w:val="nil"/>
          <w:bottom w:val="nil"/>
          <w:right w:val="nil"/>
          <w:between w:val="nil"/>
        </w:pBdr>
        <w:tabs>
          <w:tab w:val="left" w:pos="380"/>
        </w:tabs>
        <w:spacing w:line="480" w:lineRule="auto"/>
        <w:ind w:left="384" w:hanging="384"/>
        <w:rPr>
          <w:del w:id="203" w:author="Microsoft Office User" w:date="2022-02-25T15:48:00Z"/>
          <w:color w:val="000000"/>
        </w:rPr>
      </w:pPr>
      <w:r>
        <w:rPr>
          <w:color w:val="000000"/>
        </w:rPr>
        <w:fldChar w:fldCharType="end"/>
      </w:r>
      <w:del w:id="204" w:author="Microsoft Office User" w:date="2022-02-25T15:48:00Z">
        <w:r w:rsidR="00393347" w:rsidDel="0057458E">
          <w:rPr>
            <w:color w:val="000000"/>
          </w:rPr>
          <w:delText xml:space="preserve"> 1.</w:delText>
        </w:r>
        <w:r w:rsidR="00393347" w:rsidDel="0057458E">
          <w:rPr>
            <w:color w:val="000000"/>
          </w:rPr>
          <w:tab/>
          <w:delText xml:space="preserve">Pörtner, H.-O. </w:delText>
        </w:r>
        <w:r w:rsidR="00393347" w:rsidDel="0057458E">
          <w:rPr>
            <w:i/>
            <w:color w:val="000000"/>
          </w:rPr>
          <w:delText>et al.</w:delText>
        </w:r>
        <w:r w:rsidR="00393347" w:rsidDel="0057458E">
          <w:rPr>
            <w:color w:val="000000"/>
          </w:rPr>
          <w:delText xml:space="preserve"> IPCC special report on the ocean and cryosphere in a changing climate. </w:delText>
        </w:r>
        <w:r w:rsidR="00393347" w:rsidDel="0057458E">
          <w:rPr>
            <w:i/>
            <w:color w:val="000000"/>
          </w:rPr>
          <w:delText>IPCC Intergov. Panel Clim. Change IPCC</w:delText>
        </w:r>
        <w:r w:rsidR="00393347" w:rsidDel="0057458E">
          <w:rPr>
            <w:color w:val="000000"/>
          </w:rPr>
          <w:delText xml:space="preserve"> (2019).</w:delText>
        </w:r>
      </w:del>
    </w:p>
    <w:p w14:paraId="584DBBC9" w14:textId="607D4F04" w:rsidR="00C1497F" w:rsidDel="0057458E" w:rsidRDefault="00393347">
      <w:pPr>
        <w:pBdr>
          <w:top w:val="nil"/>
          <w:left w:val="nil"/>
          <w:bottom w:val="nil"/>
          <w:right w:val="nil"/>
          <w:between w:val="nil"/>
        </w:pBdr>
        <w:tabs>
          <w:tab w:val="left" w:pos="380"/>
        </w:tabs>
        <w:spacing w:line="480" w:lineRule="auto"/>
        <w:ind w:left="384" w:hanging="384"/>
        <w:rPr>
          <w:del w:id="205" w:author="Microsoft Office User" w:date="2022-02-25T15:48:00Z"/>
          <w:color w:val="000000"/>
        </w:rPr>
      </w:pPr>
      <w:del w:id="206" w:author="Microsoft Office User" w:date="2022-02-25T15:48:00Z">
        <w:r w:rsidDel="0057458E">
          <w:rPr>
            <w:color w:val="000000"/>
          </w:rPr>
          <w:delText>2.</w:delText>
        </w:r>
        <w:r w:rsidDel="0057458E">
          <w:rPr>
            <w:color w:val="000000"/>
          </w:rPr>
          <w:tab/>
          <w:delText xml:space="preserve">Jansson, J. K. &amp; Taş, N. The microbial ecology of permafrost. </w:delText>
        </w:r>
        <w:r w:rsidDel="0057458E">
          <w:rPr>
            <w:i/>
            <w:color w:val="000000"/>
          </w:rPr>
          <w:delText>Nat. Rev. Microbiol.</w:delText>
        </w:r>
        <w:r w:rsidDel="0057458E">
          <w:rPr>
            <w:color w:val="000000"/>
          </w:rPr>
          <w:delText xml:space="preserve"> </w:delText>
        </w:r>
        <w:r w:rsidDel="0057458E">
          <w:rPr>
            <w:b/>
            <w:color w:val="000000"/>
          </w:rPr>
          <w:delText>12</w:delText>
        </w:r>
        <w:r w:rsidDel="0057458E">
          <w:rPr>
            <w:color w:val="000000"/>
          </w:rPr>
          <w:delText>, 414–425 (2014).</w:delText>
        </w:r>
      </w:del>
    </w:p>
    <w:p w14:paraId="3929F067" w14:textId="6DF5CA98" w:rsidR="00C1497F" w:rsidDel="0057458E" w:rsidRDefault="00393347">
      <w:pPr>
        <w:pBdr>
          <w:top w:val="nil"/>
          <w:left w:val="nil"/>
          <w:bottom w:val="nil"/>
          <w:right w:val="nil"/>
          <w:between w:val="nil"/>
        </w:pBdr>
        <w:tabs>
          <w:tab w:val="left" w:pos="380"/>
        </w:tabs>
        <w:spacing w:line="480" w:lineRule="auto"/>
        <w:ind w:left="384" w:hanging="384"/>
        <w:rPr>
          <w:del w:id="207" w:author="Microsoft Office User" w:date="2022-02-25T15:48:00Z"/>
          <w:color w:val="000000"/>
        </w:rPr>
      </w:pPr>
      <w:del w:id="208" w:author="Microsoft Office User" w:date="2022-02-25T15:48:00Z">
        <w:r w:rsidDel="0057458E">
          <w:rPr>
            <w:color w:val="000000"/>
          </w:rPr>
          <w:delText>3.</w:delText>
        </w:r>
        <w:r w:rsidDel="0057458E">
          <w:rPr>
            <w:color w:val="000000"/>
          </w:rPr>
          <w:tab/>
          <w:delText xml:space="preserve">Anesio, A. M., Lutz, S., Chrismas, N. A. M. &amp; Benning, L. G. The microbiome of glaciers and ice sheets. </w:delText>
        </w:r>
        <w:r w:rsidDel="0057458E">
          <w:rPr>
            <w:i/>
            <w:color w:val="000000"/>
          </w:rPr>
          <w:delText>Npj Biofilms Microbiomes</w:delText>
        </w:r>
        <w:r w:rsidDel="0057458E">
          <w:rPr>
            <w:color w:val="000000"/>
          </w:rPr>
          <w:delText xml:space="preserve"> </w:delText>
        </w:r>
        <w:r w:rsidDel="0057458E">
          <w:rPr>
            <w:b/>
            <w:color w:val="000000"/>
          </w:rPr>
          <w:delText>3</w:delText>
        </w:r>
        <w:r w:rsidDel="0057458E">
          <w:rPr>
            <w:color w:val="000000"/>
          </w:rPr>
          <w:delText>, 1–11 (2017).</w:delText>
        </w:r>
      </w:del>
    </w:p>
    <w:p w14:paraId="18F865DA" w14:textId="158018ED" w:rsidR="00C1497F" w:rsidDel="0057458E" w:rsidRDefault="00393347">
      <w:pPr>
        <w:pBdr>
          <w:top w:val="nil"/>
          <w:left w:val="nil"/>
          <w:bottom w:val="nil"/>
          <w:right w:val="nil"/>
          <w:between w:val="nil"/>
        </w:pBdr>
        <w:tabs>
          <w:tab w:val="left" w:pos="380"/>
        </w:tabs>
        <w:spacing w:line="480" w:lineRule="auto"/>
        <w:ind w:left="384" w:hanging="384"/>
        <w:rPr>
          <w:del w:id="209" w:author="Microsoft Office User" w:date="2022-02-25T15:48:00Z"/>
          <w:color w:val="000000"/>
        </w:rPr>
      </w:pPr>
      <w:del w:id="210" w:author="Microsoft Office User" w:date="2022-02-25T15:48:00Z">
        <w:r w:rsidDel="0057458E">
          <w:rPr>
            <w:color w:val="000000"/>
          </w:rPr>
          <w:delText>4.</w:delText>
        </w:r>
        <w:r w:rsidDel="0057458E">
          <w:rPr>
            <w:color w:val="000000"/>
          </w:rPr>
          <w:tab/>
          <w:delText xml:space="preserve">Cavicchioli, R. </w:delText>
        </w:r>
        <w:r w:rsidDel="0057458E">
          <w:rPr>
            <w:i/>
            <w:color w:val="000000"/>
          </w:rPr>
          <w:delText>et al.</w:delText>
        </w:r>
        <w:r w:rsidDel="0057458E">
          <w:rPr>
            <w:color w:val="000000"/>
          </w:rPr>
          <w:delText xml:space="preserve"> Scientists’ warning to humanity: microorganisms and climate change. </w:delText>
        </w:r>
        <w:r w:rsidDel="0057458E">
          <w:rPr>
            <w:i/>
            <w:color w:val="000000"/>
          </w:rPr>
          <w:delText>Nat. Rev. Microbiol.</w:delText>
        </w:r>
        <w:r w:rsidDel="0057458E">
          <w:rPr>
            <w:color w:val="000000"/>
          </w:rPr>
          <w:delText xml:space="preserve"> </w:delText>
        </w:r>
        <w:r w:rsidDel="0057458E">
          <w:rPr>
            <w:b/>
            <w:color w:val="000000"/>
          </w:rPr>
          <w:delText>17</w:delText>
        </w:r>
        <w:r w:rsidDel="0057458E">
          <w:rPr>
            <w:color w:val="000000"/>
          </w:rPr>
          <w:delText>, 569–586 (2019).</w:delText>
        </w:r>
      </w:del>
    </w:p>
    <w:p w14:paraId="0C682C26" w14:textId="52DD7014" w:rsidR="00C1497F" w:rsidDel="0057458E" w:rsidRDefault="00393347">
      <w:pPr>
        <w:pBdr>
          <w:top w:val="nil"/>
          <w:left w:val="nil"/>
          <w:bottom w:val="nil"/>
          <w:right w:val="nil"/>
          <w:between w:val="nil"/>
        </w:pBdr>
        <w:tabs>
          <w:tab w:val="left" w:pos="380"/>
        </w:tabs>
        <w:spacing w:line="480" w:lineRule="auto"/>
        <w:ind w:left="384" w:hanging="384"/>
        <w:rPr>
          <w:del w:id="211" w:author="Microsoft Office User" w:date="2022-02-25T15:48:00Z"/>
          <w:color w:val="000000"/>
        </w:rPr>
      </w:pPr>
      <w:del w:id="212" w:author="Microsoft Office User" w:date="2022-02-25T15:48:00Z">
        <w:r w:rsidDel="0057458E">
          <w:rPr>
            <w:color w:val="000000"/>
          </w:rPr>
          <w:delText>5.</w:delText>
        </w:r>
        <w:r w:rsidDel="0057458E">
          <w:rPr>
            <w:color w:val="000000"/>
          </w:rPr>
          <w:tab/>
          <w:delText xml:space="preserve">Nayfach, S. </w:delText>
        </w:r>
        <w:r w:rsidDel="0057458E">
          <w:rPr>
            <w:i/>
            <w:color w:val="000000"/>
          </w:rPr>
          <w:delText>et al.</w:delText>
        </w:r>
        <w:r w:rsidDel="0057458E">
          <w:rPr>
            <w:color w:val="000000"/>
          </w:rPr>
          <w:delText xml:space="preserve"> A genomic catalog of Earth’s microbiomes. </w:delText>
        </w:r>
        <w:r w:rsidDel="0057458E">
          <w:rPr>
            <w:i/>
            <w:color w:val="000000"/>
          </w:rPr>
          <w:delText>Nat. Biotechnol.</w:delText>
        </w:r>
        <w:r w:rsidDel="0057458E">
          <w:rPr>
            <w:color w:val="000000"/>
          </w:rPr>
          <w:delText xml:space="preserve"> </w:delText>
        </w:r>
        <w:r w:rsidDel="0057458E">
          <w:rPr>
            <w:b/>
            <w:color w:val="000000"/>
          </w:rPr>
          <w:delText>39</w:delText>
        </w:r>
        <w:r w:rsidDel="0057458E">
          <w:rPr>
            <w:color w:val="000000"/>
          </w:rPr>
          <w:delText>, 499–509 (2021).</w:delText>
        </w:r>
      </w:del>
    </w:p>
    <w:p w14:paraId="13725A04" w14:textId="5D84FE2C" w:rsidR="00C1497F" w:rsidDel="0057458E" w:rsidRDefault="00393347">
      <w:pPr>
        <w:pBdr>
          <w:top w:val="nil"/>
          <w:left w:val="nil"/>
          <w:bottom w:val="nil"/>
          <w:right w:val="nil"/>
          <w:between w:val="nil"/>
        </w:pBdr>
        <w:tabs>
          <w:tab w:val="left" w:pos="380"/>
        </w:tabs>
        <w:spacing w:line="480" w:lineRule="auto"/>
        <w:ind w:left="384" w:hanging="384"/>
        <w:rPr>
          <w:del w:id="213" w:author="Microsoft Office User" w:date="2022-02-25T15:48:00Z"/>
          <w:color w:val="000000"/>
        </w:rPr>
      </w:pPr>
      <w:del w:id="214" w:author="Microsoft Office User" w:date="2022-02-25T15:48:00Z">
        <w:r w:rsidDel="0057458E">
          <w:rPr>
            <w:color w:val="000000"/>
          </w:rPr>
          <w:delText>6.</w:delText>
        </w:r>
        <w:r w:rsidDel="0057458E">
          <w:rPr>
            <w:color w:val="000000"/>
          </w:rPr>
          <w:tab/>
          <w:delText xml:space="preserve">Boetius, A., Anesio, A. M., Deming, J. W., Mikucki, J. A. &amp; Rapp, J. Z. Microbial ecology of the cryosphere: sea ice and glacial habitats. </w:delText>
        </w:r>
        <w:r w:rsidDel="0057458E">
          <w:rPr>
            <w:i/>
            <w:color w:val="000000"/>
          </w:rPr>
          <w:delText>Nat. Rev. Microbiol.</w:delText>
        </w:r>
        <w:r w:rsidDel="0057458E">
          <w:rPr>
            <w:color w:val="000000"/>
          </w:rPr>
          <w:delText xml:space="preserve"> </w:delText>
        </w:r>
        <w:r w:rsidDel="0057458E">
          <w:rPr>
            <w:b/>
            <w:color w:val="000000"/>
          </w:rPr>
          <w:delText>13</w:delText>
        </w:r>
        <w:r w:rsidDel="0057458E">
          <w:rPr>
            <w:color w:val="000000"/>
          </w:rPr>
          <w:delText>, 677–690 (2015).</w:delText>
        </w:r>
      </w:del>
    </w:p>
    <w:p w14:paraId="24F40560" w14:textId="71C5472F" w:rsidR="00C1497F" w:rsidRPr="00D16BED" w:rsidDel="0057458E" w:rsidRDefault="00393347">
      <w:pPr>
        <w:pBdr>
          <w:top w:val="nil"/>
          <w:left w:val="nil"/>
          <w:bottom w:val="nil"/>
          <w:right w:val="nil"/>
          <w:between w:val="nil"/>
        </w:pBdr>
        <w:tabs>
          <w:tab w:val="left" w:pos="380"/>
        </w:tabs>
        <w:spacing w:line="480" w:lineRule="auto"/>
        <w:ind w:left="384" w:hanging="384"/>
        <w:rPr>
          <w:del w:id="215" w:author="Microsoft Office User" w:date="2022-02-25T15:48:00Z"/>
          <w:color w:val="000000"/>
          <w:lang w:val="fr-CH"/>
        </w:rPr>
      </w:pPr>
      <w:del w:id="216" w:author="Microsoft Office User" w:date="2022-02-25T15:48:00Z">
        <w:r w:rsidDel="0057458E">
          <w:rPr>
            <w:color w:val="000000"/>
          </w:rPr>
          <w:delText>7.</w:delText>
        </w:r>
        <w:r w:rsidDel="0057458E">
          <w:rPr>
            <w:color w:val="000000"/>
          </w:rPr>
          <w:tab/>
          <w:delText xml:space="preserve">Fountain, A. G. </w:delText>
        </w:r>
        <w:r w:rsidDel="0057458E">
          <w:rPr>
            <w:i/>
            <w:color w:val="000000"/>
          </w:rPr>
          <w:delText>et al.</w:delText>
        </w:r>
        <w:r w:rsidDel="0057458E">
          <w:rPr>
            <w:color w:val="000000"/>
          </w:rPr>
          <w:delText xml:space="preserve"> The Disappearing Cryosphere: Impacts and Ecosystem Responses to Rapid Cryosphere Loss. </w:delText>
        </w:r>
        <w:r w:rsidRPr="00D16BED" w:rsidDel="0057458E">
          <w:rPr>
            <w:i/>
            <w:color w:val="000000"/>
            <w:lang w:val="fr-CH"/>
          </w:rPr>
          <w:delText>BioScience</w:delText>
        </w:r>
        <w:r w:rsidRPr="00D16BED" w:rsidDel="0057458E">
          <w:rPr>
            <w:color w:val="000000"/>
            <w:lang w:val="fr-CH"/>
          </w:rPr>
          <w:delText xml:space="preserve"> </w:delText>
        </w:r>
        <w:r w:rsidRPr="00D16BED" w:rsidDel="0057458E">
          <w:rPr>
            <w:b/>
            <w:color w:val="000000"/>
            <w:lang w:val="fr-CH"/>
          </w:rPr>
          <w:delText>62</w:delText>
        </w:r>
        <w:r w:rsidRPr="00D16BED" w:rsidDel="0057458E">
          <w:rPr>
            <w:color w:val="000000"/>
            <w:lang w:val="fr-CH"/>
          </w:rPr>
          <w:delText>, 405–415 (2012).</w:delText>
        </w:r>
      </w:del>
    </w:p>
    <w:p w14:paraId="407EF703" w14:textId="1A3D0CDF" w:rsidR="00C1497F" w:rsidDel="0057458E" w:rsidRDefault="00393347">
      <w:pPr>
        <w:pBdr>
          <w:top w:val="nil"/>
          <w:left w:val="nil"/>
          <w:bottom w:val="nil"/>
          <w:right w:val="nil"/>
          <w:between w:val="nil"/>
        </w:pBdr>
        <w:tabs>
          <w:tab w:val="left" w:pos="380"/>
        </w:tabs>
        <w:spacing w:line="480" w:lineRule="auto"/>
        <w:ind w:left="384" w:hanging="384"/>
        <w:rPr>
          <w:del w:id="217" w:author="Microsoft Office User" w:date="2022-02-25T15:48:00Z"/>
          <w:color w:val="000000"/>
        </w:rPr>
      </w:pPr>
      <w:del w:id="218" w:author="Microsoft Office User" w:date="2022-02-25T15:48:00Z">
        <w:r w:rsidRPr="00D16BED" w:rsidDel="0057458E">
          <w:rPr>
            <w:color w:val="000000"/>
            <w:lang w:val="fr-CH"/>
          </w:rPr>
          <w:delText>8.</w:delText>
        </w:r>
        <w:r w:rsidRPr="00D16BED" w:rsidDel="0057458E">
          <w:rPr>
            <w:color w:val="000000"/>
            <w:lang w:val="fr-CH"/>
          </w:rPr>
          <w:tab/>
          <w:delText xml:space="preserve">Thompson, L. R. </w:delText>
        </w:r>
        <w:r w:rsidRPr="00D16BED" w:rsidDel="0057458E">
          <w:rPr>
            <w:i/>
            <w:color w:val="000000"/>
            <w:lang w:val="fr-CH"/>
          </w:rPr>
          <w:delText>et al.</w:delText>
        </w:r>
        <w:r w:rsidRPr="00D16BED" w:rsidDel="0057458E">
          <w:rPr>
            <w:color w:val="000000"/>
            <w:lang w:val="fr-CH"/>
          </w:rPr>
          <w:delText xml:space="preserve"> A communal catalogue reveals Earth’s multiscale microbial diversity. </w:delText>
        </w:r>
        <w:r w:rsidDel="0057458E">
          <w:rPr>
            <w:i/>
            <w:color w:val="000000"/>
          </w:rPr>
          <w:delText>Nature</w:delText>
        </w:r>
        <w:r w:rsidDel="0057458E">
          <w:rPr>
            <w:color w:val="000000"/>
          </w:rPr>
          <w:delText xml:space="preserve"> </w:delText>
        </w:r>
        <w:r w:rsidDel="0057458E">
          <w:rPr>
            <w:b/>
            <w:color w:val="000000"/>
          </w:rPr>
          <w:delText>551</w:delText>
        </w:r>
        <w:r w:rsidDel="0057458E">
          <w:rPr>
            <w:color w:val="000000"/>
          </w:rPr>
          <w:delText>, 457–463 (2017).</w:delText>
        </w:r>
      </w:del>
    </w:p>
    <w:p w14:paraId="61D6FE56" w14:textId="47512785" w:rsidR="00C1497F" w:rsidDel="0057458E" w:rsidRDefault="00393347">
      <w:pPr>
        <w:pBdr>
          <w:top w:val="nil"/>
          <w:left w:val="nil"/>
          <w:bottom w:val="nil"/>
          <w:right w:val="nil"/>
          <w:between w:val="nil"/>
        </w:pBdr>
        <w:tabs>
          <w:tab w:val="left" w:pos="380"/>
        </w:tabs>
        <w:spacing w:line="480" w:lineRule="auto"/>
        <w:ind w:left="384" w:hanging="384"/>
        <w:rPr>
          <w:del w:id="219" w:author="Microsoft Office User" w:date="2022-02-25T15:48:00Z"/>
          <w:color w:val="000000"/>
        </w:rPr>
      </w:pPr>
      <w:del w:id="220" w:author="Microsoft Office User" w:date="2022-02-25T15:48:00Z">
        <w:r w:rsidDel="0057458E">
          <w:rPr>
            <w:color w:val="000000"/>
          </w:rPr>
          <w:delText>9.</w:delText>
        </w:r>
        <w:r w:rsidDel="0057458E">
          <w:rPr>
            <w:color w:val="000000"/>
          </w:rPr>
          <w:tab/>
          <w:delText xml:space="preserve">Goordial, J. Cryomicrobial Ecology: Still Much To Learn about Life Left Out in the Cold. </w:delText>
        </w:r>
        <w:r w:rsidDel="0057458E">
          <w:rPr>
            <w:i/>
            <w:color w:val="000000"/>
          </w:rPr>
          <w:delText>mSystems</w:delText>
        </w:r>
        <w:r w:rsidDel="0057458E">
          <w:rPr>
            <w:color w:val="000000"/>
          </w:rPr>
          <w:delText xml:space="preserve"> </w:delText>
        </w:r>
        <w:r w:rsidDel="0057458E">
          <w:rPr>
            <w:b/>
            <w:color w:val="000000"/>
          </w:rPr>
          <w:delText>6</w:delText>
        </w:r>
        <w:r w:rsidDel="0057458E">
          <w:rPr>
            <w:color w:val="000000"/>
          </w:rPr>
          <w:delText>, e00852-21 (2021).</w:delText>
        </w:r>
      </w:del>
    </w:p>
    <w:p w14:paraId="0FE817B1" w14:textId="75419988" w:rsidR="00C1497F" w:rsidDel="0057458E" w:rsidRDefault="00393347">
      <w:pPr>
        <w:pBdr>
          <w:top w:val="nil"/>
          <w:left w:val="nil"/>
          <w:bottom w:val="nil"/>
          <w:right w:val="nil"/>
          <w:between w:val="nil"/>
        </w:pBdr>
        <w:tabs>
          <w:tab w:val="left" w:pos="380"/>
        </w:tabs>
        <w:spacing w:line="480" w:lineRule="auto"/>
        <w:ind w:left="384" w:hanging="384"/>
        <w:rPr>
          <w:del w:id="221" w:author="Microsoft Office User" w:date="2022-02-25T15:48:00Z"/>
          <w:color w:val="000000"/>
        </w:rPr>
      </w:pPr>
      <w:del w:id="222" w:author="Microsoft Office User" w:date="2022-02-25T15:48:00Z">
        <w:r w:rsidDel="0057458E">
          <w:rPr>
            <w:color w:val="000000"/>
          </w:rPr>
          <w:delText>10.</w:delText>
        </w:r>
        <w:r w:rsidDel="0057458E">
          <w:rPr>
            <w:color w:val="000000"/>
          </w:rPr>
          <w:tab/>
          <w:delText xml:space="preserve">Merino, N. </w:delText>
        </w:r>
        <w:r w:rsidDel="0057458E">
          <w:rPr>
            <w:i/>
            <w:color w:val="000000"/>
          </w:rPr>
          <w:delText>et al.</w:delText>
        </w:r>
        <w:r w:rsidDel="0057458E">
          <w:rPr>
            <w:color w:val="000000"/>
          </w:rPr>
          <w:delText xml:space="preserve"> Living at the Extremes: Extremophiles and the Limits of Life in a Planetary Context. </w:delText>
        </w:r>
        <w:r w:rsidDel="0057458E">
          <w:rPr>
            <w:i/>
            <w:color w:val="000000"/>
          </w:rPr>
          <w:delText>Front. Microbiol.</w:delText>
        </w:r>
        <w:r w:rsidDel="0057458E">
          <w:rPr>
            <w:color w:val="000000"/>
          </w:rPr>
          <w:delText xml:space="preserve"> </w:delText>
        </w:r>
        <w:r w:rsidDel="0057458E">
          <w:rPr>
            <w:b/>
            <w:color w:val="000000"/>
          </w:rPr>
          <w:delText>10</w:delText>
        </w:r>
        <w:r w:rsidDel="0057458E">
          <w:rPr>
            <w:color w:val="000000"/>
          </w:rPr>
          <w:delText>, 780 (2019).</w:delText>
        </w:r>
      </w:del>
    </w:p>
    <w:p w14:paraId="55E18ABC" w14:textId="29BAB5B6" w:rsidR="00C1497F" w:rsidDel="0057458E" w:rsidRDefault="00393347">
      <w:pPr>
        <w:pBdr>
          <w:top w:val="nil"/>
          <w:left w:val="nil"/>
          <w:bottom w:val="nil"/>
          <w:right w:val="nil"/>
          <w:between w:val="nil"/>
        </w:pBdr>
        <w:tabs>
          <w:tab w:val="left" w:pos="380"/>
        </w:tabs>
        <w:spacing w:line="480" w:lineRule="auto"/>
        <w:ind w:left="384" w:hanging="384"/>
        <w:rPr>
          <w:del w:id="223" w:author="Microsoft Office User" w:date="2022-02-25T15:48:00Z"/>
          <w:color w:val="000000"/>
        </w:rPr>
      </w:pPr>
      <w:del w:id="224" w:author="Microsoft Office User" w:date="2022-02-25T15:48:00Z">
        <w:r w:rsidDel="0057458E">
          <w:rPr>
            <w:color w:val="000000"/>
          </w:rPr>
          <w:delText>11.</w:delText>
        </w:r>
        <w:r w:rsidDel="0057458E">
          <w:rPr>
            <w:color w:val="000000"/>
          </w:rPr>
          <w:tab/>
          <w:delText xml:space="preserve">Feller, G. &amp; Gerday, C. Psychrophilic enzymes: hot topics in cold adaptation. </w:delText>
        </w:r>
        <w:r w:rsidDel="0057458E">
          <w:rPr>
            <w:i/>
            <w:color w:val="000000"/>
          </w:rPr>
          <w:delText>Nat. Rev. Microbiol.</w:delText>
        </w:r>
        <w:r w:rsidDel="0057458E">
          <w:rPr>
            <w:color w:val="000000"/>
          </w:rPr>
          <w:delText xml:space="preserve"> </w:delText>
        </w:r>
        <w:r w:rsidDel="0057458E">
          <w:rPr>
            <w:b/>
            <w:color w:val="000000"/>
          </w:rPr>
          <w:delText>1</w:delText>
        </w:r>
        <w:r w:rsidDel="0057458E">
          <w:rPr>
            <w:color w:val="000000"/>
          </w:rPr>
          <w:delText>, 200–208 (2003).</w:delText>
        </w:r>
      </w:del>
    </w:p>
    <w:p w14:paraId="4894394B" w14:textId="378981A6" w:rsidR="00C1497F" w:rsidDel="0057458E" w:rsidRDefault="00393347">
      <w:pPr>
        <w:pBdr>
          <w:top w:val="nil"/>
          <w:left w:val="nil"/>
          <w:bottom w:val="nil"/>
          <w:right w:val="nil"/>
          <w:between w:val="nil"/>
        </w:pBdr>
        <w:tabs>
          <w:tab w:val="left" w:pos="380"/>
        </w:tabs>
        <w:spacing w:line="480" w:lineRule="auto"/>
        <w:ind w:left="384" w:hanging="384"/>
        <w:rPr>
          <w:del w:id="225" w:author="Microsoft Office User" w:date="2022-02-25T15:48:00Z"/>
          <w:color w:val="000000"/>
        </w:rPr>
      </w:pPr>
      <w:del w:id="226" w:author="Microsoft Office User" w:date="2022-02-25T15:48:00Z">
        <w:r w:rsidDel="0057458E">
          <w:rPr>
            <w:color w:val="000000"/>
          </w:rPr>
          <w:delText>12.</w:delText>
        </w:r>
        <w:r w:rsidDel="0057458E">
          <w:rPr>
            <w:color w:val="000000"/>
          </w:rPr>
          <w:tab/>
          <w:delText xml:space="preserve">Bowman, J. P. Genomics of Psychrophilic Bacteria and Archaea. in </w:delText>
        </w:r>
        <w:r w:rsidDel="0057458E">
          <w:rPr>
            <w:i/>
            <w:color w:val="000000"/>
          </w:rPr>
          <w:delText>Psychrophiles: From Biodiversity to Biotechnology</w:delText>
        </w:r>
        <w:r w:rsidDel="0057458E">
          <w:rPr>
            <w:color w:val="000000"/>
          </w:rPr>
          <w:delText xml:space="preserve"> (ed. Margesin, R.) 345–387 (Springer International Publishing, 2017). doi:10.1007/978-3-319-57057-0_15.</w:delText>
        </w:r>
      </w:del>
    </w:p>
    <w:p w14:paraId="7966DAC5" w14:textId="1E691DDD" w:rsidR="00C1497F" w:rsidDel="0057458E" w:rsidRDefault="00393347">
      <w:pPr>
        <w:pBdr>
          <w:top w:val="nil"/>
          <w:left w:val="nil"/>
          <w:bottom w:val="nil"/>
          <w:right w:val="nil"/>
          <w:between w:val="nil"/>
        </w:pBdr>
        <w:tabs>
          <w:tab w:val="left" w:pos="380"/>
        </w:tabs>
        <w:spacing w:line="480" w:lineRule="auto"/>
        <w:ind w:left="384" w:hanging="384"/>
        <w:rPr>
          <w:del w:id="227" w:author="Microsoft Office User" w:date="2022-02-25T15:48:00Z"/>
          <w:color w:val="000000"/>
        </w:rPr>
      </w:pPr>
      <w:del w:id="228" w:author="Microsoft Office User" w:date="2022-02-25T15:48:00Z">
        <w:r w:rsidDel="0057458E">
          <w:rPr>
            <w:color w:val="000000"/>
          </w:rPr>
          <w:delText>13.</w:delText>
        </w:r>
        <w:r w:rsidDel="0057458E">
          <w:rPr>
            <w:color w:val="000000"/>
          </w:rPr>
          <w:tab/>
          <w:delText xml:space="preserve">D’Amico, S. </w:delText>
        </w:r>
        <w:r w:rsidDel="0057458E">
          <w:rPr>
            <w:i/>
            <w:color w:val="000000"/>
          </w:rPr>
          <w:delText>et al.</w:delText>
        </w:r>
        <w:r w:rsidDel="0057458E">
          <w:rPr>
            <w:color w:val="000000"/>
          </w:rPr>
          <w:delText xml:space="preserve"> Psychrophilic microorganisms: challenges for life. </w:delText>
        </w:r>
        <w:r w:rsidDel="0057458E">
          <w:rPr>
            <w:i/>
            <w:color w:val="000000"/>
          </w:rPr>
          <w:delText>EMBO Rep.</w:delText>
        </w:r>
        <w:r w:rsidDel="0057458E">
          <w:rPr>
            <w:color w:val="000000"/>
          </w:rPr>
          <w:delText xml:space="preserve"> </w:delText>
        </w:r>
        <w:r w:rsidDel="0057458E">
          <w:rPr>
            <w:b/>
            <w:color w:val="000000"/>
          </w:rPr>
          <w:delText>7</w:delText>
        </w:r>
        <w:r w:rsidDel="0057458E">
          <w:rPr>
            <w:color w:val="000000"/>
          </w:rPr>
          <w:delText>, 385–389 (2006).</w:delText>
        </w:r>
      </w:del>
    </w:p>
    <w:p w14:paraId="79E3A050" w14:textId="3CD77095" w:rsidR="00C1497F" w:rsidDel="0057458E" w:rsidRDefault="00393347">
      <w:pPr>
        <w:pBdr>
          <w:top w:val="nil"/>
          <w:left w:val="nil"/>
          <w:bottom w:val="nil"/>
          <w:right w:val="nil"/>
          <w:between w:val="nil"/>
        </w:pBdr>
        <w:tabs>
          <w:tab w:val="left" w:pos="380"/>
        </w:tabs>
        <w:spacing w:line="480" w:lineRule="auto"/>
        <w:ind w:left="384" w:hanging="384"/>
        <w:rPr>
          <w:del w:id="229" w:author="Microsoft Office User" w:date="2022-02-25T15:48:00Z"/>
          <w:color w:val="000000"/>
        </w:rPr>
      </w:pPr>
      <w:del w:id="230" w:author="Microsoft Office User" w:date="2022-02-25T15:48:00Z">
        <w:r w:rsidDel="0057458E">
          <w:rPr>
            <w:color w:val="000000"/>
          </w:rPr>
          <w:delText>14.</w:delText>
        </w:r>
        <w:r w:rsidDel="0057458E">
          <w:rPr>
            <w:color w:val="000000"/>
          </w:rPr>
          <w:tab/>
          <w:delText xml:space="preserve">Tripathi, B. M. </w:delText>
        </w:r>
        <w:r w:rsidDel="0057458E">
          <w:rPr>
            <w:i/>
            <w:color w:val="000000"/>
          </w:rPr>
          <w:delText>et al.</w:delText>
        </w:r>
        <w:r w:rsidDel="0057458E">
          <w:rPr>
            <w:color w:val="000000"/>
          </w:rPr>
          <w:delText xml:space="preserve"> Variations in bacterial and archaeal communities along depth profiles of Alaskan soil cores. </w:delText>
        </w:r>
        <w:r w:rsidDel="0057458E">
          <w:rPr>
            <w:i/>
            <w:color w:val="000000"/>
          </w:rPr>
          <w:delText>Sci. Rep.</w:delText>
        </w:r>
        <w:r w:rsidDel="0057458E">
          <w:rPr>
            <w:color w:val="000000"/>
          </w:rPr>
          <w:delText xml:space="preserve"> </w:delText>
        </w:r>
        <w:r w:rsidDel="0057458E">
          <w:rPr>
            <w:b/>
            <w:color w:val="000000"/>
          </w:rPr>
          <w:delText>8</w:delText>
        </w:r>
        <w:r w:rsidDel="0057458E">
          <w:rPr>
            <w:color w:val="000000"/>
          </w:rPr>
          <w:delText>, 504 (2018).</w:delText>
        </w:r>
      </w:del>
    </w:p>
    <w:p w14:paraId="2C8A1ADE" w14:textId="578B129E" w:rsidR="00C1497F" w:rsidDel="0057458E" w:rsidRDefault="00393347">
      <w:pPr>
        <w:pBdr>
          <w:top w:val="nil"/>
          <w:left w:val="nil"/>
          <w:bottom w:val="nil"/>
          <w:right w:val="nil"/>
          <w:between w:val="nil"/>
        </w:pBdr>
        <w:tabs>
          <w:tab w:val="left" w:pos="380"/>
        </w:tabs>
        <w:spacing w:line="480" w:lineRule="auto"/>
        <w:ind w:left="384" w:hanging="384"/>
        <w:rPr>
          <w:del w:id="231" w:author="Microsoft Office User" w:date="2022-02-25T15:48:00Z"/>
          <w:color w:val="000000"/>
        </w:rPr>
      </w:pPr>
      <w:del w:id="232" w:author="Microsoft Office User" w:date="2022-02-25T15:48:00Z">
        <w:r w:rsidDel="0057458E">
          <w:rPr>
            <w:color w:val="000000"/>
          </w:rPr>
          <w:delText>15.</w:delText>
        </w:r>
        <w:r w:rsidDel="0057458E">
          <w:rPr>
            <w:color w:val="000000"/>
          </w:rPr>
          <w:tab/>
          <w:delText xml:space="preserve">Caporaso, J. G. </w:delText>
        </w:r>
        <w:r w:rsidDel="0057458E">
          <w:rPr>
            <w:i/>
            <w:color w:val="000000"/>
          </w:rPr>
          <w:delText>et al.</w:delText>
        </w:r>
        <w:r w:rsidDel="0057458E">
          <w:rPr>
            <w:color w:val="000000"/>
          </w:rPr>
          <w:delText xml:space="preserve"> Ultra-high-throughput microbial community analysis on the Illumina HiSeq and MiSeq platforms. </w:delText>
        </w:r>
        <w:r w:rsidDel="0057458E">
          <w:rPr>
            <w:i/>
            <w:color w:val="000000"/>
          </w:rPr>
          <w:delText>ISME J.</w:delText>
        </w:r>
        <w:r w:rsidDel="0057458E">
          <w:rPr>
            <w:color w:val="000000"/>
          </w:rPr>
          <w:delText xml:space="preserve"> </w:delText>
        </w:r>
        <w:r w:rsidDel="0057458E">
          <w:rPr>
            <w:b/>
            <w:color w:val="000000"/>
          </w:rPr>
          <w:delText>6</w:delText>
        </w:r>
        <w:r w:rsidDel="0057458E">
          <w:rPr>
            <w:color w:val="000000"/>
          </w:rPr>
          <w:delText>, 1621–1624 (2012).</w:delText>
        </w:r>
      </w:del>
    </w:p>
    <w:p w14:paraId="49358F97" w14:textId="3FFF42F8" w:rsidR="00C1497F" w:rsidDel="0057458E" w:rsidRDefault="00393347">
      <w:pPr>
        <w:pBdr>
          <w:top w:val="nil"/>
          <w:left w:val="nil"/>
          <w:bottom w:val="nil"/>
          <w:right w:val="nil"/>
          <w:between w:val="nil"/>
        </w:pBdr>
        <w:tabs>
          <w:tab w:val="left" w:pos="380"/>
        </w:tabs>
        <w:spacing w:line="480" w:lineRule="auto"/>
        <w:ind w:left="384" w:hanging="384"/>
        <w:rPr>
          <w:del w:id="233" w:author="Microsoft Office User" w:date="2022-02-25T15:48:00Z"/>
          <w:color w:val="000000"/>
        </w:rPr>
      </w:pPr>
      <w:del w:id="234" w:author="Microsoft Office User" w:date="2022-02-25T15:48:00Z">
        <w:r w:rsidDel="0057458E">
          <w:rPr>
            <w:color w:val="000000"/>
          </w:rPr>
          <w:delText>16.</w:delText>
        </w:r>
        <w:r w:rsidDel="0057458E">
          <w:rPr>
            <w:color w:val="000000"/>
          </w:rPr>
          <w:tab/>
          <w:delText xml:space="preserve">Klindworth, A. </w:delText>
        </w:r>
        <w:r w:rsidDel="0057458E">
          <w:rPr>
            <w:i/>
            <w:color w:val="000000"/>
          </w:rPr>
          <w:delText>et al.</w:delText>
        </w:r>
        <w:r w:rsidDel="0057458E">
          <w:rPr>
            <w:color w:val="000000"/>
          </w:rPr>
          <w:delText xml:space="preserve"> Evaluation of general 16S ribosomal RNA gene PCR primers for classical and next-generation sequencing-based diversity studies. </w:delText>
        </w:r>
        <w:r w:rsidDel="0057458E">
          <w:rPr>
            <w:i/>
            <w:color w:val="000000"/>
          </w:rPr>
          <w:delText>Nucleic Acids Res.</w:delText>
        </w:r>
        <w:r w:rsidDel="0057458E">
          <w:rPr>
            <w:color w:val="000000"/>
          </w:rPr>
          <w:delText xml:space="preserve"> </w:delText>
        </w:r>
        <w:r w:rsidDel="0057458E">
          <w:rPr>
            <w:b/>
            <w:color w:val="000000"/>
          </w:rPr>
          <w:delText>41</w:delText>
        </w:r>
        <w:r w:rsidDel="0057458E">
          <w:rPr>
            <w:color w:val="000000"/>
          </w:rPr>
          <w:delText>, e1–e1 (2013).</w:delText>
        </w:r>
      </w:del>
    </w:p>
    <w:p w14:paraId="26D25EA3" w14:textId="0A07401C" w:rsidR="00C1497F" w:rsidDel="0057458E" w:rsidRDefault="00393347">
      <w:pPr>
        <w:pBdr>
          <w:top w:val="nil"/>
          <w:left w:val="nil"/>
          <w:bottom w:val="nil"/>
          <w:right w:val="nil"/>
          <w:between w:val="nil"/>
        </w:pBdr>
        <w:tabs>
          <w:tab w:val="left" w:pos="380"/>
        </w:tabs>
        <w:spacing w:line="480" w:lineRule="auto"/>
        <w:ind w:left="384" w:hanging="384"/>
        <w:rPr>
          <w:del w:id="235" w:author="Microsoft Office User" w:date="2022-02-25T15:48:00Z"/>
          <w:color w:val="000000"/>
        </w:rPr>
      </w:pPr>
      <w:del w:id="236" w:author="Microsoft Office User" w:date="2022-02-25T15:48:00Z">
        <w:r w:rsidDel="0057458E">
          <w:rPr>
            <w:color w:val="000000"/>
          </w:rPr>
          <w:delText>17.</w:delText>
        </w:r>
        <w:r w:rsidDel="0057458E">
          <w:rPr>
            <w:color w:val="000000"/>
          </w:rPr>
          <w:tab/>
          <w:delText xml:space="preserve">Dini-Andreote, F., Stegen, J. C., Elsas, J. D. van &amp; Salles, J. F. Disentangling mechanisms that mediate the balance between stochastic and deterministic processes in microbial succession. </w:delText>
        </w:r>
        <w:r w:rsidDel="0057458E">
          <w:rPr>
            <w:i/>
            <w:color w:val="000000"/>
          </w:rPr>
          <w:delText>Proc. Natl. Acad. Sci.</w:delText>
        </w:r>
        <w:r w:rsidDel="0057458E">
          <w:rPr>
            <w:color w:val="000000"/>
          </w:rPr>
          <w:delText xml:space="preserve"> </w:delText>
        </w:r>
        <w:r w:rsidDel="0057458E">
          <w:rPr>
            <w:b/>
            <w:color w:val="000000"/>
          </w:rPr>
          <w:delText>112</w:delText>
        </w:r>
        <w:r w:rsidDel="0057458E">
          <w:rPr>
            <w:color w:val="000000"/>
          </w:rPr>
          <w:delText>, E1326–E1332 (2015).</w:delText>
        </w:r>
      </w:del>
    </w:p>
    <w:p w14:paraId="6F855154" w14:textId="6D351798" w:rsidR="00C1497F" w:rsidDel="0057458E" w:rsidRDefault="00393347">
      <w:pPr>
        <w:pBdr>
          <w:top w:val="nil"/>
          <w:left w:val="nil"/>
          <w:bottom w:val="nil"/>
          <w:right w:val="nil"/>
          <w:between w:val="nil"/>
        </w:pBdr>
        <w:tabs>
          <w:tab w:val="left" w:pos="380"/>
        </w:tabs>
        <w:spacing w:line="480" w:lineRule="auto"/>
        <w:ind w:left="384" w:hanging="384"/>
        <w:rPr>
          <w:del w:id="237" w:author="Microsoft Office User" w:date="2022-02-25T15:48:00Z"/>
          <w:color w:val="000000"/>
        </w:rPr>
      </w:pPr>
      <w:del w:id="238" w:author="Microsoft Office User" w:date="2022-02-25T15:48:00Z">
        <w:r w:rsidDel="0057458E">
          <w:rPr>
            <w:color w:val="000000"/>
          </w:rPr>
          <w:delText>18.</w:delText>
        </w:r>
        <w:r w:rsidDel="0057458E">
          <w:rPr>
            <w:color w:val="000000"/>
          </w:rPr>
          <w:tab/>
          <w:delText>Influence of tree shape and evolutionary time‐scale on phylogenetic diversity metrics. doi:10.1111/ecog.01694.</w:delText>
        </w:r>
      </w:del>
    </w:p>
    <w:p w14:paraId="688DF39B" w14:textId="442C2BA1" w:rsidR="00C1497F" w:rsidDel="0057458E" w:rsidRDefault="00393347">
      <w:pPr>
        <w:pBdr>
          <w:top w:val="nil"/>
          <w:left w:val="nil"/>
          <w:bottom w:val="nil"/>
          <w:right w:val="nil"/>
          <w:between w:val="nil"/>
        </w:pBdr>
        <w:tabs>
          <w:tab w:val="left" w:pos="380"/>
        </w:tabs>
        <w:spacing w:line="480" w:lineRule="auto"/>
        <w:ind w:left="384" w:hanging="384"/>
        <w:rPr>
          <w:del w:id="239" w:author="Microsoft Office User" w:date="2022-02-25T15:48:00Z"/>
          <w:color w:val="000000"/>
        </w:rPr>
      </w:pPr>
      <w:del w:id="240" w:author="Microsoft Office User" w:date="2022-02-25T15:48:00Z">
        <w:r w:rsidDel="0057458E">
          <w:rPr>
            <w:color w:val="000000"/>
          </w:rPr>
          <w:delText>19.</w:delText>
        </w:r>
        <w:r w:rsidDel="0057458E">
          <w:rPr>
            <w:color w:val="000000"/>
          </w:rPr>
          <w:tab/>
          <w:delText xml:space="preserve">Hwang, K., Choe, H., Nasir, A. &amp; Kim, K. M. Complete genome of Polaromonas vacuolata KCTC 22033T isolated from beneath Antarctic Sea ice. </w:delText>
        </w:r>
        <w:r w:rsidDel="0057458E">
          <w:rPr>
            <w:i/>
            <w:color w:val="000000"/>
          </w:rPr>
          <w:delText>Mar. Genomics</w:delText>
        </w:r>
        <w:r w:rsidDel="0057458E">
          <w:rPr>
            <w:color w:val="000000"/>
          </w:rPr>
          <w:delText xml:space="preserve"> </w:delText>
        </w:r>
        <w:r w:rsidDel="0057458E">
          <w:rPr>
            <w:b/>
            <w:color w:val="000000"/>
          </w:rPr>
          <w:delText>55</w:delText>
        </w:r>
        <w:r w:rsidDel="0057458E">
          <w:rPr>
            <w:color w:val="000000"/>
          </w:rPr>
          <w:delText>, 100790 (2021).</w:delText>
        </w:r>
      </w:del>
    </w:p>
    <w:p w14:paraId="28C77753" w14:textId="5C627A7E" w:rsidR="00C1497F" w:rsidDel="0057458E" w:rsidRDefault="00393347">
      <w:pPr>
        <w:pBdr>
          <w:top w:val="nil"/>
          <w:left w:val="nil"/>
          <w:bottom w:val="nil"/>
          <w:right w:val="nil"/>
          <w:between w:val="nil"/>
        </w:pBdr>
        <w:tabs>
          <w:tab w:val="left" w:pos="380"/>
        </w:tabs>
        <w:spacing w:line="480" w:lineRule="auto"/>
        <w:ind w:left="384" w:hanging="384"/>
        <w:rPr>
          <w:del w:id="241" w:author="Microsoft Office User" w:date="2022-02-25T15:48:00Z"/>
          <w:color w:val="000000"/>
        </w:rPr>
      </w:pPr>
      <w:del w:id="242" w:author="Microsoft Office User" w:date="2022-02-25T15:48:00Z">
        <w:r w:rsidDel="0057458E">
          <w:rPr>
            <w:color w:val="000000"/>
          </w:rPr>
          <w:delText>20.</w:delText>
        </w:r>
        <w:r w:rsidDel="0057458E">
          <w:rPr>
            <w:color w:val="000000"/>
          </w:rPr>
          <w:tab/>
          <w:delText xml:space="preserve">Allen, M. A. </w:delText>
        </w:r>
        <w:r w:rsidDel="0057458E">
          <w:rPr>
            <w:i/>
            <w:color w:val="000000"/>
          </w:rPr>
          <w:delText>et al.</w:delText>
        </w:r>
        <w:r w:rsidDel="0057458E">
          <w:rPr>
            <w:color w:val="000000"/>
          </w:rPr>
          <w:delText xml:space="preserve"> The genome sequence of the psychrophilic archaeon, Methanococcoides burtonii: the role of genome evolution in cold adaptation. </w:delText>
        </w:r>
        <w:r w:rsidDel="0057458E">
          <w:rPr>
            <w:i/>
            <w:color w:val="000000"/>
          </w:rPr>
          <w:delText>ISME J.</w:delText>
        </w:r>
        <w:r w:rsidDel="0057458E">
          <w:rPr>
            <w:color w:val="000000"/>
          </w:rPr>
          <w:delText xml:space="preserve"> </w:delText>
        </w:r>
        <w:r w:rsidDel="0057458E">
          <w:rPr>
            <w:b/>
            <w:color w:val="000000"/>
          </w:rPr>
          <w:delText>3</w:delText>
        </w:r>
        <w:r w:rsidDel="0057458E">
          <w:rPr>
            <w:color w:val="000000"/>
          </w:rPr>
          <w:delText>, 1012–1035 (2009).</w:delText>
        </w:r>
      </w:del>
    </w:p>
    <w:p w14:paraId="073961DB" w14:textId="206F4924" w:rsidR="00C1497F" w:rsidDel="0057458E" w:rsidRDefault="00393347">
      <w:pPr>
        <w:pBdr>
          <w:top w:val="nil"/>
          <w:left w:val="nil"/>
          <w:bottom w:val="nil"/>
          <w:right w:val="nil"/>
          <w:between w:val="nil"/>
        </w:pBdr>
        <w:tabs>
          <w:tab w:val="left" w:pos="380"/>
        </w:tabs>
        <w:spacing w:line="480" w:lineRule="auto"/>
        <w:ind w:left="384" w:hanging="384"/>
        <w:rPr>
          <w:del w:id="243" w:author="Microsoft Office User" w:date="2022-02-25T15:48:00Z"/>
          <w:color w:val="000000"/>
        </w:rPr>
      </w:pPr>
      <w:del w:id="244" w:author="Microsoft Office User" w:date="2022-02-25T15:48:00Z">
        <w:r w:rsidDel="0057458E">
          <w:rPr>
            <w:color w:val="000000"/>
          </w:rPr>
          <w:delText>21.</w:delText>
        </w:r>
        <w:r w:rsidDel="0057458E">
          <w:rPr>
            <w:color w:val="000000"/>
          </w:rPr>
          <w:tab/>
          <w:delText xml:space="preserve">Anesio, A. M. &amp; Laybourn-Parry, J. Glaciers and ice sheets as a biome. </w:delText>
        </w:r>
        <w:r w:rsidDel="0057458E">
          <w:rPr>
            <w:i/>
            <w:color w:val="000000"/>
          </w:rPr>
          <w:delText>Trends Ecol. Evol.</w:delText>
        </w:r>
        <w:r w:rsidDel="0057458E">
          <w:rPr>
            <w:color w:val="000000"/>
          </w:rPr>
          <w:delText xml:space="preserve"> </w:delText>
        </w:r>
        <w:r w:rsidDel="0057458E">
          <w:rPr>
            <w:b/>
            <w:color w:val="000000"/>
          </w:rPr>
          <w:delText>27</w:delText>
        </w:r>
        <w:r w:rsidDel="0057458E">
          <w:rPr>
            <w:color w:val="000000"/>
          </w:rPr>
          <w:delText>, 219–225 (2012).</w:delText>
        </w:r>
      </w:del>
    </w:p>
    <w:p w14:paraId="3F6BB299" w14:textId="4BA122E9" w:rsidR="00C1497F" w:rsidDel="0057458E" w:rsidRDefault="00393347">
      <w:pPr>
        <w:pBdr>
          <w:top w:val="nil"/>
          <w:left w:val="nil"/>
          <w:bottom w:val="nil"/>
          <w:right w:val="nil"/>
          <w:between w:val="nil"/>
        </w:pBdr>
        <w:tabs>
          <w:tab w:val="left" w:pos="380"/>
        </w:tabs>
        <w:spacing w:line="480" w:lineRule="auto"/>
        <w:ind w:left="384" w:hanging="384"/>
        <w:rPr>
          <w:del w:id="245" w:author="Microsoft Office User" w:date="2022-02-25T15:48:00Z"/>
          <w:color w:val="000000"/>
        </w:rPr>
      </w:pPr>
      <w:del w:id="246" w:author="Microsoft Office User" w:date="2022-02-25T15:48:00Z">
        <w:r w:rsidDel="0057458E">
          <w:rPr>
            <w:color w:val="000000"/>
          </w:rPr>
          <w:delText>22.</w:delText>
        </w:r>
        <w:r w:rsidDel="0057458E">
          <w:rPr>
            <w:color w:val="000000"/>
          </w:rPr>
          <w:tab/>
          <w:delText xml:space="preserve">Sajjad, W., Ali, B., Bahadur, A., Ghimire, P. S. &amp; Kang, S. Bacterial Diversity and Communities Structural Dynamics in Soil and Meltwater Runoff at the Frontier of Baishui Glacier No.1, China. </w:delText>
        </w:r>
        <w:r w:rsidDel="0057458E">
          <w:rPr>
            <w:i/>
            <w:color w:val="000000"/>
          </w:rPr>
          <w:delText>Microb. Ecol.</w:delText>
        </w:r>
        <w:r w:rsidDel="0057458E">
          <w:rPr>
            <w:color w:val="000000"/>
          </w:rPr>
          <w:delText xml:space="preserve"> </w:delText>
        </w:r>
        <w:r w:rsidDel="0057458E">
          <w:rPr>
            <w:b/>
            <w:color w:val="000000"/>
          </w:rPr>
          <w:delText>81</w:delText>
        </w:r>
        <w:r w:rsidDel="0057458E">
          <w:rPr>
            <w:color w:val="000000"/>
          </w:rPr>
          <w:delText>, 370–384 (2021).</w:delText>
        </w:r>
      </w:del>
    </w:p>
    <w:p w14:paraId="21AF7F96" w14:textId="00B7356E" w:rsidR="00C1497F" w:rsidDel="0057458E" w:rsidRDefault="00393347">
      <w:pPr>
        <w:pBdr>
          <w:top w:val="nil"/>
          <w:left w:val="nil"/>
          <w:bottom w:val="nil"/>
          <w:right w:val="nil"/>
          <w:between w:val="nil"/>
        </w:pBdr>
        <w:tabs>
          <w:tab w:val="left" w:pos="380"/>
        </w:tabs>
        <w:spacing w:line="480" w:lineRule="auto"/>
        <w:ind w:left="384" w:hanging="384"/>
        <w:rPr>
          <w:del w:id="247" w:author="Microsoft Office User" w:date="2022-02-25T15:48:00Z"/>
          <w:color w:val="000000"/>
        </w:rPr>
      </w:pPr>
      <w:del w:id="248" w:author="Microsoft Office User" w:date="2022-02-25T15:48:00Z">
        <w:r w:rsidDel="0057458E">
          <w:rPr>
            <w:color w:val="000000"/>
          </w:rPr>
          <w:delText>23.</w:delText>
        </w:r>
        <w:r w:rsidDel="0057458E">
          <w:rPr>
            <w:color w:val="000000"/>
          </w:rPr>
          <w:tab/>
          <w:delText xml:space="preserve">Comte, J., Culley, A. I., Lovejoy, C. &amp; Vincent, W. F. Microbial connectivity and sorting in a High Arctic watershed. </w:delText>
        </w:r>
        <w:r w:rsidDel="0057458E">
          <w:rPr>
            <w:i/>
            <w:color w:val="000000"/>
          </w:rPr>
          <w:delText>ISME J.</w:delText>
        </w:r>
        <w:r w:rsidDel="0057458E">
          <w:rPr>
            <w:color w:val="000000"/>
          </w:rPr>
          <w:delText xml:space="preserve"> </w:delText>
        </w:r>
        <w:r w:rsidDel="0057458E">
          <w:rPr>
            <w:b/>
            <w:color w:val="000000"/>
          </w:rPr>
          <w:delText>12</w:delText>
        </w:r>
        <w:r w:rsidDel="0057458E">
          <w:rPr>
            <w:color w:val="000000"/>
          </w:rPr>
          <w:delText>, 2988–3000 (2018).</w:delText>
        </w:r>
      </w:del>
    </w:p>
    <w:p w14:paraId="64BE5576" w14:textId="0E283C62" w:rsidR="00C1497F" w:rsidDel="0057458E" w:rsidRDefault="00393347">
      <w:pPr>
        <w:pBdr>
          <w:top w:val="nil"/>
          <w:left w:val="nil"/>
          <w:bottom w:val="nil"/>
          <w:right w:val="nil"/>
          <w:between w:val="nil"/>
        </w:pBdr>
        <w:tabs>
          <w:tab w:val="left" w:pos="380"/>
        </w:tabs>
        <w:spacing w:line="480" w:lineRule="auto"/>
        <w:ind w:left="384" w:hanging="384"/>
        <w:rPr>
          <w:del w:id="249" w:author="Microsoft Office User" w:date="2022-02-25T15:48:00Z"/>
          <w:color w:val="000000"/>
        </w:rPr>
      </w:pPr>
      <w:del w:id="250" w:author="Microsoft Office User" w:date="2022-02-25T15:48:00Z">
        <w:r w:rsidDel="0057458E">
          <w:rPr>
            <w:color w:val="000000"/>
          </w:rPr>
          <w:delText>24.</w:delText>
        </w:r>
        <w:r w:rsidDel="0057458E">
          <w:rPr>
            <w:color w:val="000000"/>
          </w:rPr>
          <w:tab/>
          <w:delText xml:space="preserve">Fodelianakis, S. </w:delText>
        </w:r>
        <w:r w:rsidDel="0057458E">
          <w:rPr>
            <w:i/>
            <w:color w:val="000000"/>
          </w:rPr>
          <w:delText>et al.</w:delText>
        </w:r>
        <w:r w:rsidDel="0057458E">
          <w:rPr>
            <w:color w:val="000000"/>
          </w:rPr>
          <w:delText xml:space="preserve"> Microdiversity characterizes prevalent phylogenetic clades in the glacier-fed stream microbiome. </w:delText>
        </w:r>
        <w:r w:rsidDel="0057458E">
          <w:rPr>
            <w:i/>
            <w:color w:val="000000"/>
          </w:rPr>
          <w:delText>ISME J.</w:delText>
        </w:r>
        <w:r w:rsidDel="0057458E">
          <w:rPr>
            <w:color w:val="000000"/>
          </w:rPr>
          <w:delText xml:space="preserve"> 1–10 (2021) doi:10.1038/s41396-021-01106-6.</w:delText>
        </w:r>
      </w:del>
    </w:p>
    <w:p w14:paraId="74E18401" w14:textId="3AD35516" w:rsidR="00C1497F" w:rsidDel="0057458E" w:rsidRDefault="00393347">
      <w:pPr>
        <w:pBdr>
          <w:top w:val="nil"/>
          <w:left w:val="nil"/>
          <w:bottom w:val="nil"/>
          <w:right w:val="nil"/>
          <w:between w:val="nil"/>
        </w:pBdr>
        <w:tabs>
          <w:tab w:val="left" w:pos="380"/>
        </w:tabs>
        <w:spacing w:line="480" w:lineRule="auto"/>
        <w:ind w:left="384" w:hanging="384"/>
        <w:rPr>
          <w:del w:id="251" w:author="Microsoft Office User" w:date="2022-02-25T15:48:00Z"/>
          <w:color w:val="000000"/>
        </w:rPr>
      </w:pPr>
      <w:del w:id="252" w:author="Microsoft Office User" w:date="2022-02-25T15:48:00Z">
        <w:r w:rsidDel="0057458E">
          <w:rPr>
            <w:color w:val="000000"/>
          </w:rPr>
          <w:delText>25.</w:delText>
        </w:r>
        <w:r w:rsidDel="0057458E">
          <w:rPr>
            <w:color w:val="000000"/>
          </w:rPr>
          <w:tab/>
          <w:delText xml:space="preserve">Collins, R. E., Rocap, G. &amp; Deming, J. W. Persistence of bacterial and archaeal communities in sea ice through an Arctic winter. </w:delText>
        </w:r>
        <w:r w:rsidDel="0057458E">
          <w:rPr>
            <w:i/>
            <w:color w:val="000000"/>
          </w:rPr>
          <w:delText>Environ. Microbiol.</w:delText>
        </w:r>
        <w:r w:rsidDel="0057458E">
          <w:rPr>
            <w:color w:val="000000"/>
          </w:rPr>
          <w:delText xml:space="preserve"> </w:delText>
        </w:r>
        <w:r w:rsidDel="0057458E">
          <w:rPr>
            <w:b/>
            <w:color w:val="000000"/>
          </w:rPr>
          <w:delText>12</w:delText>
        </w:r>
        <w:r w:rsidDel="0057458E">
          <w:rPr>
            <w:color w:val="000000"/>
          </w:rPr>
          <w:delText>, 1828–1841 (2010).</w:delText>
        </w:r>
      </w:del>
    </w:p>
    <w:p w14:paraId="0A920909" w14:textId="7A4CDDE9" w:rsidR="00C1497F" w:rsidDel="0057458E" w:rsidRDefault="00393347">
      <w:pPr>
        <w:pBdr>
          <w:top w:val="nil"/>
          <w:left w:val="nil"/>
          <w:bottom w:val="nil"/>
          <w:right w:val="nil"/>
          <w:between w:val="nil"/>
        </w:pBdr>
        <w:tabs>
          <w:tab w:val="left" w:pos="380"/>
        </w:tabs>
        <w:spacing w:line="480" w:lineRule="auto"/>
        <w:ind w:left="384" w:hanging="384"/>
        <w:rPr>
          <w:del w:id="253" w:author="Microsoft Office User" w:date="2022-02-25T15:48:00Z"/>
          <w:color w:val="000000"/>
        </w:rPr>
      </w:pPr>
      <w:del w:id="254" w:author="Microsoft Office User" w:date="2022-02-25T15:48:00Z">
        <w:r w:rsidDel="0057458E">
          <w:rPr>
            <w:color w:val="000000"/>
          </w:rPr>
          <w:delText>26.</w:delText>
        </w:r>
        <w:r w:rsidDel="0057458E">
          <w:rPr>
            <w:color w:val="000000"/>
          </w:rPr>
          <w:tab/>
          <w:delText xml:space="preserve">Kim, B.-C. </w:delText>
        </w:r>
        <w:r w:rsidDel="0057458E">
          <w:rPr>
            <w:i/>
            <w:color w:val="000000"/>
          </w:rPr>
          <w:delText>et al.</w:delText>
        </w:r>
        <w:r w:rsidDel="0057458E">
          <w:rPr>
            <w:color w:val="000000"/>
          </w:rPr>
          <w:delText xml:space="preserve"> Polaribacter sejongensis sp. nov., isolated from Antarctic soil, and emended descriptions of the genus Polaribacter, Polaribacter butkevichii and Polaribacter irgensii. </w:delText>
        </w:r>
        <w:r w:rsidDel="0057458E">
          <w:rPr>
            <w:i/>
            <w:color w:val="000000"/>
          </w:rPr>
          <w:delText>Int. J. Syst. Evol. Microbiol.</w:delText>
        </w:r>
        <w:r w:rsidDel="0057458E">
          <w:rPr>
            <w:color w:val="000000"/>
          </w:rPr>
          <w:delText xml:space="preserve"> </w:delText>
        </w:r>
        <w:r w:rsidDel="0057458E">
          <w:rPr>
            <w:b/>
            <w:color w:val="000000"/>
          </w:rPr>
          <w:delText>63</w:delText>
        </w:r>
        <w:r w:rsidDel="0057458E">
          <w:rPr>
            <w:color w:val="000000"/>
          </w:rPr>
          <w:delText>, 4000–4005.</w:delText>
        </w:r>
      </w:del>
    </w:p>
    <w:p w14:paraId="1F715CB0" w14:textId="1381B759" w:rsidR="00C1497F" w:rsidDel="0057458E" w:rsidRDefault="00393347">
      <w:pPr>
        <w:pBdr>
          <w:top w:val="nil"/>
          <w:left w:val="nil"/>
          <w:bottom w:val="nil"/>
          <w:right w:val="nil"/>
          <w:between w:val="nil"/>
        </w:pBdr>
        <w:tabs>
          <w:tab w:val="left" w:pos="380"/>
        </w:tabs>
        <w:spacing w:line="480" w:lineRule="auto"/>
        <w:ind w:left="384" w:hanging="384"/>
        <w:rPr>
          <w:del w:id="255" w:author="Microsoft Office User" w:date="2022-02-25T15:48:00Z"/>
          <w:color w:val="000000"/>
        </w:rPr>
      </w:pPr>
      <w:del w:id="256" w:author="Microsoft Office User" w:date="2022-02-25T15:48:00Z">
        <w:r w:rsidRPr="003658B7" w:rsidDel="0057458E">
          <w:rPr>
            <w:color w:val="000000"/>
            <w:lang w:val="de-CH"/>
            <w:rPrChange w:id="257" w:author="Microsoft Office User" w:date="2022-02-25T13:05:00Z">
              <w:rPr>
                <w:color w:val="000000"/>
                <w:lang w:val="en-US"/>
              </w:rPr>
            </w:rPrChange>
          </w:rPr>
          <w:delText>27.</w:delText>
        </w:r>
        <w:r w:rsidRPr="003658B7" w:rsidDel="0057458E">
          <w:rPr>
            <w:color w:val="000000"/>
            <w:lang w:val="de-CH"/>
            <w:rPrChange w:id="258" w:author="Microsoft Office User" w:date="2022-02-25T13:05:00Z">
              <w:rPr>
                <w:color w:val="000000"/>
                <w:lang w:val="en-US"/>
              </w:rPr>
            </w:rPrChange>
          </w:rPr>
          <w:tab/>
          <w:delText xml:space="preserve">Kohler, T. J. </w:delText>
        </w:r>
        <w:r w:rsidRPr="003658B7" w:rsidDel="0057458E">
          <w:rPr>
            <w:i/>
            <w:color w:val="000000"/>
            <w:lang w:val="de-CH"/>
            <w:rPrChange w:id="259" w:author="Microsoft Office User" w:date="2022-02-25T13:05:00Z">
              <w:rPr>
                <w:i/>
                <w:color w:val="000000"/>
                <w:lang w:val="en-US"/>
              </w:rPr>
            </w:rPrChange>
          </w:rPr>
          <w:delText>et al.</w:delText>
        </w:r>
        <w:r w:rsidRPr="003658B7" w:rsidDel="0057458E">
          <w:rPr>
            <w:color w:val="000000"/>
            <w:lang w:val="de-CH"/>
            <w:rPrChange w:id="260" w:author="Microsoft Office User" w:date="2022-02-25T13:05:00Z">
              <w:rPr>
                <w:color w:val="000000"/>
                <w:lang w:val="en-US"/>
              </w:rPr>
            </w:rPrChange>
          </w:rPr>
          <w:delText xml:space="preserve"> </w:delText>
        </w:r>
        <w:r w:rsidDel="0057458E">
          <w:rPr>
            <w:color w:val="000000"/>
          </w:rPr>
          <w:delText xml:space="preserve">Patterns in Microbial Assemblages Exported From the Meltwater of Arctic and Sub-Arctic Glaciers. </w:delText>
        </w:r>
        <w:r w:rsidDel="0057458E">
          <w:rPr>
            <w:i/>
            <w:color w:val="000000"/>
          </w:rPr>
          <w:delText>Front. Microbiol.</w:delText>
        </w:r>
        <w:r w:rsidDel="0057458E">
          <w:rPr>
            <w:color w:val="000000"/>
          </w:rPr>
          <w:delText xml:space="preserve"> </w:delText>
        </w:r>
        <w:r w:rsidDel="0057458E">
          <w:rPr>
            <w:b/>
            <w:color w:val="000000"/>
          </w:rPr>
          <w:delText>11</w:delText>
        </w:r>
        <w:r w:rsidDel="0057458E">
          <w:rPr>
            <w:color w:val="000000"/>
          </w:rPr>
          <w:delText>, 669 (2020).</w:delText>
        </w:r>
      </w:del>
    </w:p>
    <w:p w14:paraId="5AFD8B2D" w14:textId="5FC24E4B" w:rsidR="00C1497F" w:rsidDel="0057458E" w:rsidRDefault="00393347">
      <w:pPr>
        <w:pBdr>
          <w:top w:val="nil"/>
          <w:left w:val="nil"/>
          <w:bottom w:val="nil"/>
          <w:right w:val="nil"/>
          <w:between w:val="nil"/>
        </w:pBdr>
        <w:tabs>
          <w:tab w:val="left" w:pos="380"/>
        </w:tabs>
        <w:spacing w:line="480" w:lineRule="auto"/>
        <w:ind w:left="384" w:hanging="384"/>
        <w:rPr>
          <w:del w:id="261" w:author="Microsoft Office User" w:date="2022-02-25T15:48:00Z"/>
          <w:color w:val="000000"/>
        </w:rPr>
      </w:pPr>
      <w:del w:id="262" w:author="Microsoft Office User" w:date="2022-02-25T15:48:00Z">
        <w:r w:rsidDel="0057458E">
          <w:rPr>
            <w:color w:val="000000"/>
          </w:rPr>
          <w:delText>28.</w:delText>
        </w:r>
        <w:r w:rsidDel="0057458E">
          <w:rPr>
            <w:color w:val="000000"/>
          </w:rPr>
          <w:tab/>
          <w:delText xml:space="preserve">Christner, B. C., Kvitko, B. H. &amp; Reeve, J. N. Molecular identification of Bacteria and Eukarya inhabiting an Antarctic cryoconite hole. </w:delText>
        </w:r>
        <w:r w:rsidDel="0057458E">
          <w:rPr>
            <w:i/>
            <w:color w:val="000000"/>
          </w:rPr>
          <w:delText>Extremophiles</w:delText>
        </w:r>
        <w:r w:rsidDel="0057458E">
          <w:rPr>
            <w:color w:val="000000"/>
          </w:rPr>
          <w:delText xml:space="preserve"> </w:delText>
        </w:r>
        <w:r w:rsidDel="0057458E">
          <w:rPr>
            <w:b/>
            <w:color w:val="000000"/>
          </w:rPr>
          <w:delText>7</w:delText>
        </w:r>
        <w:r w:rsidDel="0057458E">
          <w:rPr>
            <w:color w:val="000000"/>
          </w:rPr>
          <w:delText>, 177–183 (2003).</w:delText>
        </w:r>
      </w:del>
    </w:p>
    <w:p w14:paraId="4BD122E0" w14:textId="1C4E59FC" w:rsidR="00C1497F" w:rsidDel="0057458E" w:rsidRDefault="00393347">
      <w:pPr>
        <w:pBdr>
          <w:top w:val="nil"/>
          <w:left w:val="nil"/>
          <w:bottom w:val="nil"/>
          <w:right w:val="nil"/>
          <w:between w:val="nil"/>
        </w:pBdr>
        <w:tabs>
          <w:tab w:val="left" w:pos="380"/>
        </w:tabs>
        <w:spacing w:line="480" w:lineRule="auto"/>
        <w:ind w:left="384" w:hanging="384"/>
        <w:rPr>
          <w:del w:id="263" w:author="Microsoft Office User" w:date="2022-02-25T15:48:00Z"/>
          <w:color w:val="000000"/>
        </w:rPr>
      </w:pPr>
      <w:del w:id="264" w:author="Microsoft Office User" w:date="2022-02-25T15:48:00Z">
        <w:r w:rsidDel="0057458E">
          <w:rPr>
            <w:color w:val="000000"/>
          </w:rPr>
          <w:delText>29.</w:delText>
        </w:r>
        <w:r w:rsidDel="0057458E">
          <w:rPr>
            <w:color w:val="000000"/>
          </w:rPr>
          <w:tab/>
          <w:delText xml:space="preserve">Frey, B. </w:delText>
        </w:r>
        <w:r w:rsidDel="0057458E">
          <w:rPr>
            <w:i/>
            <w:color w:val="000000"/>
          </w:rPr>
          <w:delText>et al.</w:delText>
        </w:r>
        <w:r w:rsidDel="0057458E">
          <w:rPr>
            <w:color w:val="000000"/>
          </w:rPr>
          <w:delText xml:space="preserve"> Microbial diversity in European alpine permafrost and active layers. </w:delText>
        </w:r>
        <w:r w:rsidDel="0057458E">
          <w:rPr>
            <w:i/>
            <w:color w:val="000000"/>
          </w:rPr>
          <w:delText>FEMS Microbiol. Ecol.</w:delText>
        </w:r>
        <w:r w:rsidDel="0057458E">
          <w:rPr>
            <w:color w:val="000000"/>
          </w:rPr>
          <w:delText xml:space="preserve"> </w:delText>
        </w:r>
        <w:r w:rsidDel="0057458E">
          <w:rPr>
            <w:b/>
            <w:color w:val="000000"/>
          </w:rPr>
          <w:delText>92</w:delText>
        </w:r>
        <w:r w:rsidDel="0057458E">
          <w:rPr>
            <w:color w:val="000000"/>
          </w:rPr>
          <w:delText>, (2016).</w:delText>
        </w:r>
      </w:del>
    </w:p>
    <w:p w14:paraId="3133C9F0" w14:textId="3408BCA5" w:rsidR="00C1497F" w:rsidDel="0057458E" w:rsidRDefault="00393347">
      <w:pPr>
        <w:pBdr>
          <w:top w:val="nil"/>
          <w:left w:val="nil"/>
          <w:bottom w:val="nil"/>
          <w:right w:val="nil"/>
          <w:between w:val="nil"/>
        </w:pBdr>
        <w:tabs>
          <w:tab w:val="left" w:pos="380"/>
        </w:tabs>
        <w:spacing w:line="480" w:lineRule="auto"/>
        <w:ind w:left="384" w:hanging="384"/>
        <w:rPr>
          <w:del w:id="265" w:author="Microsoft Office User" w:date="2022-02-25T15:48:00Z"/>
          <w:color w:val="000000"/>
        </w:rPr>
      </w:pPr>
      <w:del w:id="266" w:author="Microsoft Office User" w:date="2022-02-25T15:48:00Z">
        <w:r w:rsidDel="0057458E">
          <w:rPr>
            <w:color w:val="000000"/>
          </w:rPr>
          <w:delText>30.</w:delText>
        </w:r>
        <w:r w:rsidDel="0057458E">
          <w:rPr>
            <w:color w:val="000000"/>
          </w:rPr>
          <w:tab/>
          <w:delText xml:space="preserve">Margesin, R. &amp; Collins, T. Microbial ecology of the cryosphere (glacial and permafrost habitats): current knowledge. </w:delText>
        </w:r>
        <w:r w:rsidDel="0057458E">
          <w:rPr>
            <w:i/>
            <w:color w:val="000000"/>
          </w:rPr>
          <w:delText>Appl. Microbiol. Biotechnol.</w:delText>
        </w:r>
        <w:r w:rsidDel="0057458E">
          <w:rPr>
            <w:color w:val="000000"/>
          </w:rPr>
          <w:delText xml:space="preserve"> </w:delText>
        </w:r>
        <w:r w:rsidDel="0057458E">
          <w:rPr>
            <w:b/>
            <w:color w:val="000000"/>
          </w:rPr>
          <w:delText>103</w:delText>
        </w:r>
        <w:r w:rsidDel="0057458E">
          <w:rPr>
            <w:color w:val="000000"/>
          </w:rPr>
          <w:delText>, 2537–2549 (2019).</w:delText>
        </w:r>
      </w:del>
    </w:p>
    <w:p w14:paraId="2AD6B882" w14:textId="12D64A00" w:rsidR="00C1497F" w:rsidDel="0057458E" w:rsidRDefault="00393347">
      <w:pPr>
        <w:pBdr>
          <w:top w:val="nil"/>
          <w:left w:val="nil"/>
          <w:bottom w:val="nil"/>
          <w:right w:val="nil"/>
          <w:between w:val="nil"/>
        </w:pBdr>
        <w:tabs>
          <w:tab w:val="left" w:pos="380"/>
        </w:tabs>
        <w:spacing w:line="480" w:lineRule="auto"/>
        <w:ind w:left="384" w:hanging="384"/>
        <w:rPr>
          <w:del w:id="267" w:author="Microsoft Office User" w:date="2022-02-25T15:48:00Z"/>
          <w:color w:val="000000"/>
        </w:rPr>
      </w:pPr>
      <w:del w:id="268" w:author="Microsoft Office User" w:date="2022-02-25T15:48:00Z">
        <w:r w:rsidDel="0057458E">
          <w:rPr>
            <w:color w:val="000000"/>
          </w:rPr>
          <w:delText>31.</w:delText>
        </w:r>
        <w:r w:rsidDel="0057458E">
          <w:rPr>
            <w:color w:val="000000"/>
          </w:rPr>
          <w:tab/>
          <w:delText xml:space="preserve">Tribelli, P. M. &amp; López, N. I. Reporting Key Features in Cold-Adapted Bacteria. </w:delText>
        </w:r>
        <w:r w:rsidDel="0057458E">
          <w:rPr>
            <w:i/>
            <w:color w:val="000000"/>
          </w:rPr>
          <w:delText>Life</w:delText>
        </w:r>
        <w:r w:rsidDel="0057458E">
          <w:rPr>
            <w:color w:val="000000"/>
          </w:rPr>
          <w:delText xml:space="preserve"> </w:delText>
        </w:r>
        <w:r w:rsidDel="0057458E">
          <w:rPr>
            <w:b/>
            <w:color w:val="000000"/>
          </w:rPr>
          <w:delText>8</w:delText>
        </w:r>
        <w:r w:rsidDel="0057458E">
          <w:rPr>
            <w:color w:val="000000"/>
          </w:rPr>
          <w:delText>, 8 (2018).</w:delText>
        </w:r>
      </w:del>
    </w:p>
    <w:p w14:paraId="0A710F2C" w14:textId="7B398F99" w:rsidR="00C1497F" w:rsidDel="0057458E" w:rsidRDefault="00393347">
      <w:pPr>
        <w:pBdr>
          <w:top w:val="nil"/>
          <w:left w:val="nil"/>
          <w:bottom w:val="nil"/>
          <w:right w:val="nil"/>
          <w:between w:val="nil"/>
        </w:pBdr>
        <w:tabs>
          <w:tab w:val="left" w:pos="380"/>
        </w:tabs>
        <w:spacing w:line="480" w:lineRule="auto"/>
        <w:ind w:left="384" w:hanging="384"/>
        <w:rPr>
          <w:del w:id="269" w:author="Microsoft Office User" w:date="2022-02-25T15:48:00Z"/>
          <w:color w:val="000000"/>
        </w:rPr>
      </w:pPr>
      <w:del w:id="270" w:author="Microsoft Office User" w:date="2022-02-25T15:48:00Z">
        <w:r w:rsidDel="0057458E">
          <w:rPr>
            <w:color w:val="000000"/>
          </w:rPr>
          <w:delText>32.</w:delText>
        </w:r>
        <w:r w:rsidDel="0057458E">
          <w:rPr>
            <w:color w:val="000000"/>
          </w:rPr>
          <w:tab/>
          <w:delText xml:space="preserve">Wu, H., Zhang, Z., Hu, S. &amp; Yu, J. On the molecular mechanism of GC content variation among eubacterial genomes. </w:delText>
        </w:r>
        <w:r w:rsidDel="0057458E">
          <w:rPr>
            <w:i/>
            <w:color w:val="000000"/>
          </w:rPr>
          <w:delText>Biol. Direct</w:delText>
        </w:r>
        <w:r w:rsidDel="0057458E">
          <w:rPr>
            <w:color w:val="000000"/>
          </w:rPr>
          <w:delText xml:space="preserve"> </w:delText>
        </w:r>
        <w:r w:rsidDel="0057458E">
          <w:rPr>
            <w:b/>
            <w:color w:val="000000"/>
          </w:rPr>
          <w:delText>7</w:delText>
        </w:r>
        <w:r w:rsidDel="0057458E">
          <w:rPr>
            <w:color w:val="000000"/>
          </w:rPr>
          <w:delText>, 2 (2012).</w:delText>
        </w:r>
      </w:del>
    </w:p>
    <w:p w14:paraId="2E5FCA73" w14:textId="7AF0DEDE" w:rsidR="00C1497F" w:rsidDel="0057458E" w:rsidRDefault="00393347">
      <w:pPr>
        <w:pBdr>
          <w:top w:val="nil"/>
          <w:left w:val="nil"/>
          <w:bottom w:val="nil"/>
          <w:right w:val="nil"/>
          <w:between w:val="nil"/>
        </w:pBdr>
        <w:tabs>
          <w:tab w:val="left" w:pos="380"/>
        </w:tabs>
        <w:spacing w:line="480" w:lineRule="auto"/>
        <w:ind w:left="384" w:hanging="384"/>
        <w:rPr>
          <w:del w:id="271" w:author="Microsoft Office User" w:date="2022-02-25T15:48:00Z"/>
          <w:color w:val="000000"/>
        </w:rPr>
      </w:pPr>
      <w:del w:id="272" w:author="Microsoft Office User" w:date="2022-02-25T15:48:00Z">
        <w:r w:rsidDel="0057458E">
          <w:rPr>
            <w:color w:val="000000"/>
          </w:rPr>
          <w:delText>33.</w:delText>
        </w:r>
        <w:r w:rsidDel="0057458E">
          <w:rPr>
            <w:color w:val="000000"/>
          </w:rPr>
          <w:tab/>
          <w:delText xml:space="preserve">Pruitt, K. D., Tatusova, T. &amp; Maglott, D. R. NCBI reference sequences (RefSeq): a curated non-redundant sequence database of genomes, transcripts and proteins. </w:delText>
        </w:r>
        <w:r w:rsidDel="0057458E">
          <w:rPr>
            <w:i/>
            <w:color w:val="000000"/>
          </w:rPr>
          <w:delText>Nucleic Acids Res.</w:delText>
        </w:r>
        <w:r w:rsidDel="0057458E">
          <w:rPr>
            <w:color w:val="000000"/>
          </w:rPr>
          <w:delText xml:space="preserve"> </w:delText>
        </w:r>
        <w:r w:rsidDel="0057458E">
          <w:rPr>
            <w:b/>
            <w:color w:val="000000"/>
          </w:rPr>
          <w:delText>35</w:delText>
        </w:r>
        <w:r w:rsidDel="0057458E">
          <w:rPr>
            <w:color w:val="000000"/>
          </w:rPr>
          <w:delText>, D61–D65 (2007).</w:delText>
        </w:r>
      </w:del>
    </w:p>
    <w:p w14:paraId="2BE671D9" w14:textId="73BFD7A8" w:rsidR="00C1497F" w:rsidDel="0057458E" w:rsidRDefault="00393347">
      <w:pPr>
        <w:pBdr>
          <w:top w:val="nil"/>
          <w:left w:val="nil"/>
          <w:bottom w:val="nil"/>
          <w:right w:val="nil"/>
          <w:between w:val="nil"/>
        </w:pBdr>
        <w:tabs>
          <w:tab w:val="left" w:pos="380"/>
        </w:tabs>
        <w:spacing w:line="480" w:lineRule="auto"/>
        <w:ind w:left="384" w:hanging="384"/>
        <w:rPr>
          <w:del w:id="273" w:author="Microsoft Office User" w:date="2022-02-25T15:48:00Z"/>
          <w:color w:val="000000"/>
        </w:rPr>
      </w:pPr>
      <w:del w:id="274" w:author="Microsoft Office User" w:date="2022-02-25T15:48:00Z">
        <w:r w:rsidDel="0057458E">
          <w:rPr>
            <w:color w:val="000000"/>
          </w:rPr>
          <w:delText>34.</w:delText>
        </w:r>
        <w:r w:rsidDel="0057458E">
          <w:rPr>
            <w:color w:val="000000"/>
          </w:rPr>
          <w:tab/>
          <w:delText xml:space="preserve">Sabath, N., Ferrada, E., Barve, A. &amp; Wagner, A. Growth Temperature and Genome Size in Bacteria Are Negatively Correlated, Suggesting Genomic Streamlining During Thermal Adaptation. </w:delText>
        </w:r>
        <w:r w:rsidDel="0057458E">
          <w:rPr>
            <w:i/>
            <w:color w:val="000000"/>
          </w:rPr>
          <w:delText>Genome Biol. Evol.</w:delText>
        </w:r>
        <w:r w:rsidDel="0057458E">
          <w:rPr>
            <w:color w:val="000000"/>
          </w:rPr>
          <w:delText xml:space="preserve"> </w:delText>
        </w:r>
        <w:r w:rsidDel="0057458E">
          <w:rPr>
            <w:b/>
            <w:color w:val="000000"/>
          </w:rPr>
          <w:delText>5</w:delText>
        </w:r>
        <w:r w:rsidDel="0057458E">
          <w:rPr>
            <w:color w:val="000000"/>
          </w:rPr>
          <w:delText>, 966–977 (2013).</w:delText>
        </w:r>
      </w:del>
    </w:p>
    <w:p w14:paraId="42AA6407" w14:textId="748A9EE6" w:rsidR="00C1497F" w:rsidDel="0057458E" w:rsidRDefault="00393347">
      <w:pPr>
        <w:pBdr>
          <w:top w:val="nil"/>
          <w:left w:val="nil"/>
          <w:bottom w:val="nil"/>
          <w:right w:val="nil"/>
          <w:between w:val="nil"/>
        </w:pBdr>
        <w:tabs>
          <w:tab w:val="left" w:pos="380"/>
        </w:tabs>
        <w:spacing w:line="480" w:lineRule="auto"/>
        <w:ind w:left="384" w:hanging="384"/>
        <w:rPr>
          <w:del w:id="275" w:author="Microsoft Office User" w:date="2022-02-25T15:48:00Z"/>
          <w:color w:val="000000"/>
        </w:rPr>
      </w:pPr>
      <w:del w:id="276" w:author="Microsoft Office User" w:date="2022-02-25T15:48:00Z">
        <w:r w:rsidDel="0057458E">
          <w:rPr>
            <w:color w:val="000000"/>
          </w:rPr>
          <w:delText>35.</w:delText>
        </w:r>
        <w:r w:rsidDel="0057458E">
          <w:rPr>
            <w:color w:val="000000"/>
          </w:rPr>
          <w:tab/>
          <w:delText xml:space="preserve">Feng, S., Powell, S. M., Wilson, R. &amp; Bowman, J. P. Extensive Gene Acquisition in the Extremely Psychrophilic Bacterial Species Psychroflexus torquis and the Link to Sea-Ice Ecosystem Specialism. </w:delText>
        </w:r>
        <w:r w:rsidDel="0057458E">
          <w:rPr>
            <w:i/>
            <w:color w:val="000000"/>
          </w:rPr>
          <w:delText>Genome Biol. Evol.</w:delText>
        </w:r>
        <w:r w:rsidDel="0057458E">
          <w:rPr>
            <w:color w:val="000000"/>
          </w:rPr>
          <w:delText xml:space="preserve"> </w:delText>
        </w:r>
        <w:r w:rsidDel="0057458E">
          <w:rPr>
            <w:b/>
            <w:color w:val="000000"/>
          </w:rPr>
          <w:delText>6</w:delText>
        </w:r>
        <w:r w:rsidDel="0057458E">
          <w:rPr>
            <w:color w:val="000000"/>
          </w:rPr>
          <w:delText>, 133–148 (2014).</w:delText>
        </w:r>
      </w:del>
    </w:p>
    <w:p w14:paraId="1DCC445A" w14:textId="70EA9E37" w:rsidR="00C1497F" w:rsidDel="0057458E" w:rsidRDefault="00393347">
      <w:pPr>
        <w:pBdr>
          <w:top w:val="nil"/>
          <w:left w:val="nil"/>
          <w:bottom w:val="nil"/>
          <w:right w:val="nil"/>
          <w:between w:val="nil"/>
        </w:pBdr>
        <w:tabs>
          <w:tab w:val="left" w:pos="380"/>
        </w:tabs>
        <w:spacing w:line="480" w:lineRule="auto"/>
        <w:ind w:left="384" w:hanging="384"/>
        <w:rPr>
          <w:del w:id="277" w:author="Microsoft Office User" w:date="2022-02-25T15:48:00Z"/>
          <w:color w:val="000000"/>
        </w:rPr>
      </w:pPr>
      <w:del w:id="278" w:author="Microsoft Office User" w:date="2022-02-25T15:48:00Z">
        <w:r w:rsidDel="0057458E">
          <w:rPr>
            <w:color w:val="000000"/>
          </w:rPr>
          <w:delText>36.</w:delText>
        </w:r>
        <w:r w:rsidDel="0057458E">
          <w:rPr>
            <w:color w:val="000000"/>
          </w:rPr>
          <w:tab/>
          <w:delText xml:space="preserve">Almpanis, A., Swain, M., Gatherer, D. &amp; McEwan, N. 2018. Correlation between bacterial G+C content, genome size and the G+C content of associated plasmids and bacteriophages. </w:delText>
        </w:r>
        <w:r w:rsidDel="0057458E">
          <w:rPr>
            <w:i/>
            <w:color w:val="000000"/>
          </w:rPr>
          <w:delText>Microb. Genomics</w:delText>
        </w:r>
        <w:r w:rsidDel="0057458E">
          <w:rPr>
            <w:color w:val="000000"/>
          </w:rPr>
          <w:delText xml:space="preserve"> </w:delText>
        </w:r>
        <w:r w:rsidDel="0057458E">
          <w:rPr>
            <w:b/>
            <w:color w:val="000000"/>
          </w:rPr>
          <w:delText>4</w:delText>
        </w:r>
        <w:r w:rsidDel="0057458E">
          <w:rPr>
            <w:color w:val="000000"/>
          </w:rPr>
          <w:delText>, e000168.</w:delText>
        </w:r>
      </w:del>
    </w:p>
    <w:p w14:paraId="4066E213" w14:textId="2732D04D" w:rsidR="00C1497F" w:rsidDel="0057458E" w:rsidRDefault="00393347">
      <w:pPr>
        <w:pBdr>
          <w:top w:val="nil"/>
          <w:left w:val="nil"/>
          <w:bottom w:val="nil"/>
          <w:right w:val="nil"/>
          <w:between w:val="nil"/>
        </w:pBdr>
        <w:tabs>
          <w:tab w:val="left" w:pos="380"/>
        </w:tabs>
        <w:spacing w:line="480" w:lineRule="auto"/>
        <w:ind w:left="384" w:hanging="384"/>
        <w:rPr>
          <w:del w:id="279" w:author="Microsoft Office User" w:date="2022-02-25T15:48:00Z"/>
          <w:color w:val="000000"/>
        </w:rPr>
      </w:pPr>
      <w:del w:id="280" w:author="Microsoft Office User" w:date="2022-02-25T15:48:00Z">
        <w:r w:rsidDel="0057458E">
          <w:rPr>
            <w:color w:val="000000"/>
          </w:rPr>
          <w:delText>37.</w:delText>
        </w:r>
        <w:r w:rsidDel="0057458E">
          <w:rPr>
            <w:color w:val="000000"/>
          </w:rPr>
          <w:tab/>
          <w:delText xml:space="preserve">Tang, J., Du, L.-M., Liang, Y.-M. &amp; Daroch, M. Complete Genome Sequence and Comparative Analysis of Synechococcus sp. CS-601 (SynAce01), a Cold-Adapted Cyanobacterium from an Oligotrophic Antarctic Habitat. </w:delText>
        </w:r>
        <w:r w:rsidDel="0057458E">
          <w:rPr>
            <w:i/>
            <w:color w:val="000000"/>
          </w:rPr>
          <w:delText>Int. J. Mol. Sci.</w:delText>
        </w:r>
        <w:r w:rsidDel="0057458E">
          <w:rPr>
            <w:color w:val="000000"/>
          </w:rPr>
          <w:delText xml:space="preserve"> </w:delText>
        </w:r>
        <w:r w:rsidDel="0057458E">
          <w:rPr>
            <w:b/>
            <w:color w:val="000000"/>
          </w:rPr>
          <w:delText>20</w:delText>
        </w:r>
        <w:r w:rsidDel="0057458E">
          <w:rPr>
            <w:color w:val="000000"/>
          </w:rPr>
          <w:delText>, 152 (2019).</w:delText>
        </w:r>
      </w:del>
    </w:p>
    <w:p w14:paraId="45FBC147" w14:textId="6AAFB3CA" w:rsidR="00C1497F" w:rsidDel="0057458E" w:rsidRDefault="00393347">
      <w:pPr>
        <w:pBdr>
          <w:top w:val="nil"/>
          <w:left w:val="nil"/>
          <w:bottom w:val="nil"/>
          <w:right w:val="nil"/>
          <w:between w:val="nil"/>
        </w:pBdr>
        <w:tabs>
          <w:tab w:val="left" w:pos="380"/>
        </w:tabs>
        <w:spacing w:line="480" w:lineRule="auto"/>
        <w:ind w:left="384" w:hanging="384"/>
        <w:rPr>
          <w:del w:id="281" w:author="Microsoft Office User" w:date="2022-02-25T15:48:00Z"/>
          <w:color w:val="000000"/>
        </w:rPr>
      </w:pPr>
      <w:del w:id="282" w:author="Microsoft Office User" w:date="2022-02-25T15:48:00Z">
        <w:r w:rsidDel="0057458E">
          <w:rPr>
            <w:color w:val="000000"/>
          </w:rPr>
          <w:delText>38.</w:delText>
        </w:r>
        <w:r w:rsidDel="0057458E">
          <w:rPr>
            <w:color w:val="000000"/>
          </w:rPr>
          <w:tab/>
          <w:delText xml:space="preserve">Goordial, J. </w:delText>
        </w:r>
        <w:r w:rsidDel="0057458E">
          <w:rPr>
            <w:i/>
            <w:color w:val="000000"/>
          </w:rPr>
          <w:delText>et al.</w:delText>
        </w:r>
        <w:r w:rsidDel="0057458E">
          <w:rPr>
            <w:color w:val="000000"/>
          </w:rPr>
          <w:delText xml:space="preserve"> Improved-high-quality draft genome sequence of Rhodococcus sp. JG-3, a eurypsychrophilic Actinobacteria from Antarctic Dry Valley permafrost. </w:delText>
        </w:r>
        <w:r w:rsidDel="0057458E">
          <w:rPr>
            <w:i/>
            <w:color w:val="000000"/>
          </w:rPr>
          <w:delText>Stand. Genomic Sci.</w:delText>
        </w:r>
        <w:r w:rsidDel="0057458E">
          <w:rPr>
            <w:color w:val="000000"/>
          </w:rPr>
          <w:delText xml:space="preserve"> </w:delText>
        </w:r>
        <w:r w:rsidDel="0057458E">
          <w:rPr>
            <w:b/>
            <w:color w:val="000000"/>
          </w:rPr>
          <w:delText>10</w:delText>
        </w:r>
        <w:r w:rsidDel="0057458E">
          <w:rPr>
            <w:color w:val="000000"/>
          </w:rPr>
          <w:delText>, 61 (2015).</w:delText>
        </w:r>
      </w:del>
    </w:p>
    <w:p w14:paraId="66329A7B" w14:textId="7DD9BED6" w:rsidR="00C1497F" w:rsidDel="0057458E" w:rsidRDefault="00393347">
      <w:pPr>
        <w:pBdr>
          <w:top w:val="nil"/>
          <w:left w:val="nil"/>
          <w:bottom w:val="nil"/>
          <w:right w:val="nil"/>
          <w:between w:val="nil"/>
        </w:pBdr>
        <w:tabs>
          <w:tab w:val="left" w:pos="380"/>
        </w:tabs>
        <w:spacing w:line="480" w:lineRule="auto"/>
        <w:ind w:left="384" w:hanging="384"/>
        <w:rPr>
          <w:del w:id="283" w:author="Microsoft Office User" w:date="2022-02-25T15:48:00Z"/>
          <w:color w:val="000000"/>
        </w:rPr>
      </w:pPr>
      <w:del w:id="284" w:author="Microsoft Office User" w:date="2022-02-25T15:48:00Z">
        <w:r w:rsidDel="0057458E">
          <w:rPr>
            <w:color w:val="000000"/>
          </w:rPr>
          <w:delText>39.</w:delText>
        </w:r>
        <w:r w:rsidDel="0057458E">
          <w:rPr>
            <w:color w:val="000000"/>
          </w:rPr>
          <w:tab/>
          <w:delText xml:space="preserve">Boyd, E. S., Skidmore, M., Mitchell, A. C., Bakermans, C. &amp; Peters, J. W. Methanogenesis in subglacial sediments. </w:delText>
        </w:r>
        <w:r w:rsidDel="0057458E">
          <w:rPr>
            <w:i/>
            <w:color w:val="000000"/>
          </w:rPr>
          <w:delText>Environ. Microbiol. Rep.</w:delText>
        </w:r>
        <w:r w:rsidDel="0057458E">
          <w:rPr>
            <w:color w:val="000000"/>
          </w:rPr>
          <w:delText xml:space="preserve"> </w:delText>
        </w:r>
        <w:r w:rsidDel="0057458E">
          <w:rPr>
            <w:b/>
            <w:color w:val="000000"/>
          </w:rPr>
          <w:delText>2</w:delText>
        </w:r>
        <w:r w:rsidDel="0057458E">
          <w:rPr>
            <w:color w:val="000000"/>
          </w:rPr>
          <w:delText>, 685–692 (2010).</w:delText>
        </w:r>
      </w:del>
    </w:p>
    <w:p w14:paraId="3E5D4AC8" w14:textId="2FE07C1A" w:rsidR="00C1497F" w:rsidDel="0057458E" w:rsidRDefault="00393347">
      <w:pPr>
        <w:pBdr>
          <w:top w:val="nil"/>
          <w:left w:val="nil"/>
          <w:bottom w:val="nil"/>
          <w:right w:val="nil"/>
          <w:between w:val="nil"/>
        </w:pBdr>
        <w:tabs>
          <w:tab w:val="left" w:pos="380"/>
        </w:tabs>
        <w:spacing w:line="480" w:lineRule="auto"/>
        <w:ind w:left="384" w:hanging="384"/>
        <w:rPr>
          <w:del w:id="285" w:author="Microsoft Office User" w:date="2022-02-25T15:48:00Z"/>
          <w:color w:val="000000"/>
        </w:rPr>
      </w:pPr>
      <w:del w:id="286" w:author="Microsoft Office User" w:date="2022-02-25T15:48:00Z">
        <w:r w:rsidDel="0057458E">
          <w:rPr>
            <w:color w:val="000000"/>
          </w:rPr>
          <w:delText>40.</w:delText>
        </w:r>
        <w:r w:rsidDel="0057458E">
          <w:rPr>
            <w:color w:val="000000"/>
          </w:rPr>
          <w:tab/>
          <w:delText xml:space="preserve">Boyd, E. S. </w:delText>
        </w:r>
        <w:r w:rsidDel="0057458E">
          <w:rPr>
            <w:i/>
            <w:color w:val="000000"/>
          </w:rPr>
          <w:delText>et al.</w:delText>
        </w:r>
        <w:r w:rsidDel="0057458E">
          <w:rPr>
            <w:color w:val="000000"/>
          </w:rPr>
          <w:delText xml:space="preserve"> Diversity, Abundance, and Potential Activity of Nitrifying and Nitrate-Reducing Microbial Assemblages in a Subglacial Ecosystem. </w:delText>
        </w:r>
        <w:r w:rsidDel="0057458E">
          <w:rPr>
            <w:i/>
            <w:color w:val="000000"/>
          </w:rPr>
          <w:delText>Appl. Environ. Microbiol.</w:delText>
        </w:r>
        <w:r w:rsidDel="0057458E">
          <w:rPr>
            <w:color w:val="000000"/>
          </w:rPr>
          <w:delText xml:space="preserve"> </w:delText>
        </w:r>
        <w:r w:rsidDel="0057458E">
          <w:rPr>
            <w:b/>
            <w:color w:val="000000"/>
          </w:rPr>
          <w:delText>77</w:delText>
        </w:r>
        <w:r w:rsidDel="0057458E">
          <w:rPr>
            <w:color w:val="000000"/>
          </w:rPr>
          <w:delText>, 4778–4787 (2011).</w:delText>
        </w:r>
      </w:del>
    </w:p>
    <w:p w14:paraId="1C0ABC4A" w14:textId="5D231CC0" w:rsidR="00C1497F" w:rsidDel="0057458E" w:rsidRDefault="00393347">
      <w:pPr>
        <w:pBdr>
          <w:top w:val="nil"/>
          <w:left w:val="nil"/>
          <w:bottom w:val="nil"/>
          <w:right w:val="nil"/>
          <w:between w:val="nil"/>
        </w:pBdr>
        <w:tabs>
          <w:tab w:val="left" w:pos="380"/>
        </w:tabs>
        <w:spacing w:line="480" w:lineRule="auto"/>
        <w:ind w:left="384" w:hanging="384"/>
        <w:rPr>
          <w:del w:id="287" w:author="Microsoft Office User" w:date="2022-02-25T15:48:00Z"/>
          <w:color w:val="000000"/>
        </w:rPr>
      </w:pPr>
      <w:del w:id="288" w:author="Microsoft Office User" w:date="2022-02-25T15:48:00Z">
        <w:r w:rsidDel="0057458E">
          <w:rPr>
            <w:color w:val="000000"/>
          </w:rPr>
          <w:delText>41.</w:delText>
        </w:r>
        <w:r w:rsidDel="0057458E">
          <w:rPr>
            <w:color w:val="000000"/>
          </w:rPr>
          <w:tab/>
          <w:delText xml:space="preserve">Liu, C., Wang, X., Wang, X. &amp; Sun, C. Acclimation of Antarctic Chlamydomonas to the sea-ice environment: a transcriptomic analysis. </w:delText>
        </w:r>
        <w:r w:rsidDel="0057458E">
          <w:rPr>
            <w:i/>
            <w:color w:val="000000"/>
          </w:rPr>
          <w:delText>Extremophiles</w:delText>
        </w:r>
        <w:r w:rsidDel="0057458E">
          <w:rPr>
            <w:color w:val="000000"/>
          </w:rPr>
          <w:delText xml:space="preserve"> </w:delText>
        </w:r>
        <w:r w:rsidDel="0057458E">
          <w:rPr>
            <w:b/>
            <w:color w:val="000000"/>
          </w:rPr>
          <w:delText>20</w:delText>
        </w:r>
        <w:r w:rsidDel="0057458E">
          <w:rPr>
            <w:color w:val="000000"/>
          </w:rPr>
          <w:delText>, 437–450 (2016).</w:delText>
        </w:r>
      </w:del>
    </w:p>
    <w:p w14:paraId="62E6305B" w14:textId="33167683" w:rsidR="00C1497F" w:rsidDel="0057458E" w:rsidRDefault="00393347">
      <w:pPr>
        <w:pBdr>
          <w:top w:val="nil"/>
          <w:left w:val="nil"/>
          <w:bottom w:val="nil"/>
          <w:right w:val="nil"/>
          <w:between w:val="nil"/>
        </w:pBdr>
        <w:tabs>
          <w:tab w:val="left" w:pos="380"/>
        </w:tabs>
        <w:spacing w:line="480" w:lineRule="auto"/>
        <w:ind w:left="384" w:hanging="384"/>
        <w:rPr>
          <w:del w:id="289" w:author="Microsoft Office User" w:date="2022-02-25T15:48:00Z"/>
          <w:color w:val="000000"/>
        </w:rPr>
      </w:pPr>
      <w:del w:id="290" w:author="Microsoft Office User" w:date="2022-02-25T15:48:00Z">
        <w:r w:rsidDel="0057458E">
          <w:rPr>
            <w:color w:val="000000"/>
          </w:rPr>
          <w:delText>42.</w:delText>
        </w:r>
        <w:r w:rsidDel="0057458E">
          <w:rPr>
            <w:color w:val="000000"/>
          </w:rPr>
          <w:tab/>
          <w:delText xml:space="preserve">Smith, H. J. </w:delText>
        </w:r>
        <w:r w:rsidDel="0057458E">
          <w:rPr>
            <w:i/>
            <w:color w:val="000000"/>
          </w:rPr>
          <w:delText>et al.</w:delText>
        </w:r>
        <w:r w:rsidDel="0057458E">
          <w:rPr>
            <w:color w:val="000000"/>
          </w:rPr>
          <w:delText xml:space="preserve"> Biofilms on glacial surfaces: hotspots for biological activity. </w:delText>
        </w:r>
        <w:r w:rsidDel="0057458E">
          <w:rPr>
            <w:i/>
            <w:color w:val="000000"/>
          </w:rPr>
          <w:delText>Npj Biofilms Microbiomes</w:delText>
        </w:r>
        <w:r w:rsidDel="0057458E">
          <w:rPr>
            <w:color w:val="000000"/>
          </w:rPr>
          <w:delText xml:space="preserve"> </w:delText>
        </w:r>
        <w:r w:rsidDel="0057458E">
          <w:rPr>
            <w:b/>
            <w:color w:val="000000"/>
          </w:rPr>
          <w:delText>2</w:delText>
        </w:r>
        <w:r w:rsidDel="0057458E">
          <w:rPr>
            <w:color w:val="000000"/>
          </w:rPr>
          <w:delText>, 1–4 (2016).</w:delText>
        </w:r>
      </w:del>
    </w:p>
    <w:p w14:paraId="33DA0C38" w14:textId="4B311ED0" w:rsidR="00C1497F" w:rsidDel="0057458E" w:rsidRDefault="00393347">
      <w:pPr>
        <w:pBdr>
          <w:top w:val="nil"/>
          <w:left w:val="nil"/>
          <w:bottom w:val="nil"/>
          <w:right w:val="nil"/>
          <w:between w:val="nil"/>
        </w:pBdr>
        <w:tabs>
          <w:tab w:val="left" w:pos="380"/>
        </w:tabs>
        <w:spacing w:line="480" w:lineRule="auto"/>
        <w:ind w:left="384" w:hanging="384"/>
        <w:rPr>
          <w:del w:id="291" w:author="Microsoft Office User" w:date="2022-02-25T15:48:00Z"/>
          <w:color w:val="000000"/>
        </w:rPr>
      </w:pPr>
      <w:del w:id="292" w:author="Microsoft Office User" w:date="2022-02-25T15:48:00Z">
        <w:r w:rsidDel="0057458E">
          <w:rPr>
            <w:color w:val="000000"/>
          </w:rPr>
          <w:delText>43.</w:delText>
        </w:r>
        <w:r w:rsidDel="0057458E">
          <w:rPr>
            <w:color w:val="000000"/>
          </w:rPr>
          <w:tab/>
          <w:delText xml:space="preserve">Bolger, A. M., Lohse, M. &amp; Usadel, B. Trimmomatic: a flexible trimmer for Illumina sequence data. </w:delText>
        </w:r>
        <w:r w:rsidDel="0057458E">
          <w:rPr>
            <w:i/>
            <w:color w:val="000000"/>
          </w:rPr>
          <w:delText>Bioinformatics</w:delText>
        </w:r>
        <w:r w:rsidDel="0057458E">
          <w:rPr>
            <w:color w:val="000000"/>
          </w:rPr>
          <w:delText xml:space="preserve"> </w:delText>
        </w:r>
        <w:r w:rsidDel="0057458E">
          <w:rPr>
            <w:b/>
            <w:color w:val="000000"/>
          </w:rPr>
          <w:delText>30</w:delText>
        </w:r>
        <w:r w:rsidDel="0057458E">
          <w:rPr>
            <w:color w:val="000000"/>
          </w:rPr>
          <w:delText>, 2114–2120 (2014).</w:delText>
        </w:r>
      </w:del>
    </w:p>
    <w:p w14:paraId="4F138F2B" w14:textId="388F1B4B" w:rsidR="00C1497F" w:rsidRPr="003658B7" w:rsidDel="0057458E" w:rsidRDefault="00393347">
      <w:pPr>
        <w:pBdr>
          <w:top w:val="nil"/>
          <w:left w:val="nil"/>
          <w:bottom w:val="nil"/>
          <w:right w:val="nil"/>
          <w:between w:val="nil"/>
        </w:pBdr>
        <w:tabs>
          <w:tab w:val="left" w:pos="380"/>
        </w:tabs>
        <w:spacing w:line="480" w:lineRule="auto"/>
        <w:ind w:left="384" w:hanging="384"/>
        <w:rPr>
          <w:del w:id="293" w:author="Microsoft Office User" w:date="2022-02-25T15:48:00Z"/>
          <w:color w:val="000000"/>
          <w:lang w:val="fr-CH"/>
          <w:rPrChange w:id="294" w:author="Microsoft Office User" w:date="2022-02-25T13:05:00Z">
            <w:rPr>
              <w:del w:id="295" w:author="Microsoft Office User" w:date="2022-02-25T15:48:00Z"/>
              <w:color w:val="000000"/>
            </w:rPr>
          </w:rPrChange>
        </w:rPr>
      </w:pPr>
      <w:del w:id="296" w:author="Microsoft Office User" w:date="2022-02-25T15:48:00Z">
        <w:r w:rsidRPr="003658B7" w:rsidDel="0057458E">
          <w:rPr>
            <w:color w:val="000000"/>
            <w:lang w:val="fr-CH"/>
            <w:rPrChange w:id="297" w:author="Microsoft Office User" w:date="2022-02-25T13:05:00Z">
              <w:rPr>
                <w:color w:val="000000"/>
              </w:rPr>
            </w:rPrChange>
          </w:rPr>
          <w:delText>44.</w:delText>
        </w:r>
        <w:r w:rsidRPr="003658B7" w:rsidDel="0057458E">
          <w:rPr>
            <w:color w:val="000000"/>
            <w:lang w:val="fr-CH"/>
            <w:rPrChange w:id="298" w:author="Microsoft Office User" w:date="2022-02-25T13:05:00Z">
              <w:rPr>
                <w:color w:val="000000"/>
              </w:rPr>
            </w:rPrChange>
          </w:rPr>
          <w:tab/>
          <w:delText xml:space="preserve">Bolyen, E. </w:delText>
        </w:r>
        <w:r w:rsidRPr="003658B7" w:rsidDel="0057458E">
          <w:rPr>
            <w:i/>
            <w:color w:val="000000"/>
            <w:lang w:val="fr-CH"/>
            <w:rPrChange w:id="299" w:author="Microsoft Office User" w:date="2022-02-25T13:05:00Z">
              <w:rPr>
                <w:i/>
                <w:color w:val="000000"/>
              </w:rPr>
            </w:rPrChange>
          </w:rPr>
          <w:delText>et al.</w:delText>
        </w:r>
        <w:r w:rsidRPr="003658B7" w:rsidDel="0057458E">
          <w:rPr>
            <w:color w:val="000000"/>
            <w:lang w:val="fr-CH"/>
            <w:rPrChange w:id="300" w:author="Microsoft Office User" w:date="2022-02-25T13:05:00Z">
              <w:rPr>
                <w:color w:val="000000"/>
              </w:rPr>
            </w:rPrChange>
          </w:rPr>
          <w:delText xml:space="preserve"> </w:delText>
        </w:r>
        <w:r w:rsidRPr="003658B7" w:rsidDel="0057458E">
          <w:rPr>
            <w:i/>
            <w:color w:val="000000"/>
            <w:lang w:val="fr-CH"/>
            <w:rPrChange w:id="301" w:author="Microsoft Office User" w:date="2022-02-25T13:05:00Z">
              <w:rPr>
                <w:i/>
                <w:color w:val="000000"/>
              </w:rPr>
            </w:rPrChange>
          </w:rPr>
          <w:delText>QIIME 2: Reproducible, interactive, scalable, and extensible microbiome data science</w:delText>
        </w:r>
        <w:r w:rsidRPr="003658B7" w:rsidDel="0057458E">
          <w:rPr>
            <w:color w:val="000000"/>
            <w:lang w:val="fr-CH"/>
            <w:rPrChange w:id="302" w:author="Microsoft Office User" w:date="2022-02-25T13:05:00Z">
              <w:rPr>
                <w:color w:val="000000"/>
              </w:rPr>
            </w:rPrChange>
          </w:rPr>
          <w:delText>. https://peerj.com/preprints/27295 (2018) doi:10.7287/peerj.preprints.27295v2.</w:delText>
        </w:r>
      </w:del>
    </w:p>
    <w:p w14:paraId="3C6841C2" w14:textId="4A803CAA" w:rsidR="00C1497F" w:rsidDel="0057458E" w:rsidRDefault="00393347">
      <w:pPr>
        <w:pBdr>
          <w:top w:val="nil"/>
          <w:left w:val="nil"/>
          <w:bottom w:val="nil"/>
          <w:right w:val="nil"/>
          <w:between w:val="nil"/>
        </w:pBdr>
        <w:tabs>
          <w:tab w:val="left" w:pos="380"/>
        </w:tabs>
        <w:spacing w:line="480" w:lineRule="auto"/>
        <w:ind w:left="384" w:hanging="384"/>
        <w:rPr>
          <w:del w:id="303" w:author="Microsoft Office User" w:date="2022-02-25T15:48:00Z"/>
          <w:color w:val="000000"/>
        </w:rPr>
      </w:pPr>
      <w:del w:id="304" w:author="Microsoft Office User" w:date="2022-02-25T15:48:00Z">
        <w:r w:rsidRPr="003658B7" w:rsidDel="0057458E">
          <w:rPr>
            <w:color w:val="000000"/>
            <w:lang w:val="fr-CH"/>
            <w:rPrChange w:id="305" w:author="Microsoft Office User" w:date="2022-02-25T13:05:00Z">
              <w:rPr>
                <w:color w:val="000000"/>
              </w:rPr>
            </w:rPrChange>
          </w:rPr>
          <w:delText>45.</w:delText>
        </w:r>
        <w:r w:rsidRPr="003658B7" w:rsidDel="0057458E">
          <w:rPr>
            <w:color w:val="000000"/>
            <w:lang w:val="fr-CH"/>
            <w:rPrChange w:id="306" w:author="Microsoft Office User" w:date="2022-02-25T13:05:00Z">
              <w:rPr>
                <w:color w:val="000000"/>
              </w:rPr>
            </w:rPrChange>
          </w:rPr>
          <w:tab/>
          <w:delText xml:space="preserve">Callahan, B. J. </w:delText>
        </w:r>
        <w:r w:rsidRPr="003658B7" w:rsidDel="0057458E">
          <w:rPr>
            <w:i/>
            <w:color w:val="000000"/>
            <w:lang w:val="fr-CH"/>
            <w:rPrChange w:id="307" w:author="Microsoft Office User" w:date="2022-02-25T13:05:00Z">
              <w:rPr>
                <w:i/>
                <w:color w:val="000000"/>
              </w:rPr>
            </w:rPrChange>
          </w:rPr>
          <w:delText>et al.</w:delText>
        </w:r>
        <w:r w:rsidRPr="003658B7" w:rsidDel="0057458E">
          <w:rPr>
            <w:color w:val="000000"/>
            <w:lang w:val="fr-CH"/>
            <w:rPrChange w:id="308" w:author="Microsoft Office User" w:date="2022-02-25T13:05:00Z">
              <w:rPr>
                <w:color w:val="000000"/>
              </w:rPr>
            </w:rPrChange>
          </w:rPr>
          <w:delText xml:space="preserve"> </w:delText>
        </w:r>
        <w:r w:rsidDel="0057458E">
          <w:rPr>
            <w:color w:val="000000"/>
          </w:rPr>
          <w:delText xml:space="preserve">DADA2: High-resolution sample inference from Illumina amplicon data. </w:delText>
        </w:r>
        <w:r w:rsidDel="0057458E">
          <w:rPr>
            <w:i/>
            <w:color w:val="000000"/>
          </w:rPr>
          <w:delText>Nat. Methods</w:delText>
        </w:r>
        <w:r w:rsidDel="0057458E">
          <w:rPr>
            <w:color w:val="000000"/>
          </w:rPr>
          <w:delText xml:space="preserve"> </w:delText>
        </w:r>
        <w:r w:rsidDel="0057458E">
          <w:rPr>
            <w:b/>
            <w:color w:val="000000"/>
          </w:rPr>
          <w:delText>13</w:delText>
        </w:r>
        <w:r w:rsidDel="0057458E">
          <w:rPr>
            <w:color w:val="000000"/>
          </w:rPr>
          <w:delText>, 581–583 (2016).</w:delText>
        </w:r>
      </w:del>
    </w:p>
    <w:p w14:paraId="06AF80DA" w14:textId="2DA1E3F6" w:rsidR="00C1497F" w:rsidDel="0057458E" w:rsidRDefault="00393347">
      <w:pPr>
        <w:pBdr>
          <w:top w:val="nil"/>
          <w:left w:val="nil"/>
          <w:bottom w:val="nil"/>
          <w:right w:val="nil"/>
          <w:between w:val="nil"/>
        </w:pBdr>
        <w:tabs>
          <w:tab w:val="left" w:pos="380"/>
        </w:tabs>
        <w:spacing w:line="480" w:lineRule="auto"/>
        <w:ind w:left="384" w:hanging="384"/>
        <w:rPr>
          <w:del w:id="309" w:author="Microsoft Office User" w:date="2022-02-25T15:48:00Z"/>
          <w:color w:val="000000"/>
        </w:rPr>
      </w:pPr>
      <w:del w:id="310" w:author="Microsoft Office User" w:date="2022-02-25T15:48:00Z">
        <w:r w:rsidDel="0057458E">
          <w:rPr>
            <w:color w:val="000000"/>
          </w:rPr>
          <w:delText>46.</w:delText>
        </w:r>
        <w:r w:rsidDel="0057458E">
          <w:rPr>
            <w:color w:val="000000"/>
          </w:rPr>
          <w:tab/>
          <w:delText xml:space="preserve">Bokulich, N. A. </w:delText>
        </w:r>
        <w:r w:rsidDel="0057458E">
          <w:rPr>
            <w:i/>
            <w:color w:val="000000"/>
          </w:rPr>
          <w:delText>et al.</w:delText>
        </w:r>
        <w:r w:rsidDel="0057458E">
          <w:rPr>
            <w:color w:val="000000"/>
          </w:rPr>
          <w:delText xml:space="preserve"> Optimizing taxonomic classification of marker-gene amplicon sequences with QIIME 2’s q2-feature-classifier plugin. </w:delText>
        </w:r>
        <w:r w:rsidDel="0057458E">
          <w:rPr>
            <w:i/>
            <w:color w:val="000000"/>
          </w:rPr>
          <w:delText>Microbiome</w:delText>
        </w:r>
        <w:r w:rsidDel="0057458E">
          <w:rPr>
            <w:color w:val="000000"/>
          </w:rPr>
          <w:delText xml:space="preserve"> </w:delText>
        </w:r>
        <w:r w:rsidDel="0057458E">
          <w:rPr>
            <w:b/>
            <w:color w:val="000000"/>
          </w:rPr>
          <w:delText>6</w:delText>
        </w:r>
        <w:r w:rsidDel="0057458E">
          <w:rPr>
            <w:color w:val="000000"/>
          </w:rPr>
          <w:delText>, 90 (2018).</w:delText>
        </w:r>
      </w:del>
    </w:p>
    <w:p w14:paraId="15EEE8B7" w14:textId="5AB266EB" w:rsidR="00C1497F" w:rsidDel="0057458E" w:rsidRDefault="00393347">
      <w:pPr>
        <w:pBdr>
          <w:top w:val="nil"/>
          <w:left w:val="nil"/>
          <w:bottom w:val="nil"/>
          <w:right w:val="nil"/>
          <w:between w:val="nil"/>
        </w:pBdr>
        <w:tabs>
          <w:tab w:val="left" w:pos="380"/>
        </w:tabs>
        <w:spacing w:line="480" w:lineRule="auto"/>
        <w:ind w:left="384" w:hanging="384"/>
        <w:rPr>
          <w:del w:id="311" w:author="Microsoft Office User" w:date="2022-02-25T15:48:00Z"/>
          <w:color w:val="000000"/>
        </w:rPr>
      </w:pPr>
      <w:del w:id="312" w:author="Microsoft Office User" w:date="2022-02-25T15:48:00Z">
        <w:r w:rsidDel="0057458E">
          <w:rPr>
            <w:color w:val="000000"/>
          </w:rPr>
          <w:delText>47.</w:delText>
        </w:r>
        <w:r w:rsidDel="0057458E">
          <w:rPr>
            <w:color w:val="000000"/>
          </w:rPr>
          <w:tab/>
          <w:delText xml:space="preserve">Quast, C. </w:delText>
        </w:r>
        <w:r w:rsidDel="0057458E">
          <w:rPr>
            <w:i/>
            <w:color w:val="000000"/>
          </w:rPr>
          <w:delText>et al.</w:delText>
        </w:r>
        <w:r w:rsidDel="0057458E">
          <w:rPr>
            <w:color w:val="000000"/>
          </w:rPr>
          <w:delText xml:space="preserve"> The SILVA ribosomal RNA gene database project: improved data processing and web-based tools. </w:delText>
        </w:r>
        <w:r w:rsidDel="0057458E">
          <w:rPr>
            <w:i/>
            <w:color w:val="000000"/>
          </w:rPr>
          <w:delText>Nucleic Acids Res.</w:delText>
        </w:r>
        <w:r w:rsidDel="0057458E">
          <w:rPr>
            <w:color w:val="000000"/>
          </w:rPr>
          <w:delText xml:space="preserve"> </w:delText>
        </w:r>
        <w:r w:rsidDel="0057458E">
          <w:rPr>
            <w:b/>
            <w:color w:val="000000"/>
          </w:rPr>
          <w:delText>41</w:delText>
        </w:r>
        <w:r w:rsidDel="0057458E">
          <w:rPr>
            <w:color w:val="000000"/>
          </w:rPr>
          <w:delText>, D590–D596 (2013).</w:delText>
        </w:r>
      </w:del>
    </w:p>
    <w:p w14:paraId="09626CD5" w14:textId="2A9BA73B" w:rsidR="00C1497F" w:rsidDel="0057458E" w:rsidRDefault="00393347">
      <w:pPr>
        <w:pBdr>
          <w:top w:val="nil"/>
          <w:left w:val="nil"/>
          <w:bottom w:val="nil"/>
          <w:right w:val="nil"/>
          <w:between w:val="nil"/>
        </w:pBdr>
        <w:tabs>
          <w:tab w:val="left" w:pos="380"/>
        </w:tabs>
        <w:spacing w:line="480" w:lineRule="auto"/>
        <w:ind w:left="384" w:hanging="384"/>
        <w:rPr>
          <w:del w:id="313" w:author="Microsoft Office User" w:date="2022-02-25T15:48:00Z"/>
          <w:color w:val="000000"/>
        </w:rPr>
      </w:pPr>
      <w:del w:id="314" w:author="Microsoft Office User" w:date="2022-02-25T15:48:00Z">
        <w:r w:rsidDel="0057458E">
          <w:rPr>
            <w:color w:val="000000"/>
          </w:rPr>
          <w:delText>48.</w:delText>
        </w:r>
        <w:r w:rsidDel="0057458E">
          <w:rPr>
            <w:color w:val="000000"/>
          </w:rPr>
          <w:tab/>
          <w:delText xml:space="preserve">Winter, D. J. </w:delText>
        </w:r>
        <w:r w:rsidDel="0057458E">
          <w:rPr>
            <w:i/>
            <w:color w:val="000000"/>
          </w:rPr>
          <w:delText>rentrez: An R package for the NCBI eUtils API</w:delText>
        </w:r>
        <w:r w:rsidDel="0057458E">
          <w:rPr>
            <w:color w:val="000000"/>
          </w:rPr>
          <w:delText>. (2017).</w:delText>
        </w:r>
      </w:del>
    </w:p>
    <w:p w14:paraId="1FF5CB46" w14:textId="4F56318A" w:rsidR="00C1497F" w:rsidDel="0057458E" w:rsidRDefault="00393347">
      <w:pPr>
        <w:pBdr>
          <w:top w:val="nil"/>
          <w:left w:val="nil"/>
          <w:bottom w:val="nil"/>
          <w:right w:val="nil"/>
          <w:between w:val="nil"/>
        </w:pBdr>
        <w:tabs>
          <w:tab w:val="left" w:pos="380"/>
        </w:tabs>
        <w:spacing w:line="480" w:lineRule="auto"/>
        <w:ind w:left="384" w:hanging="384"/>
        <w:rPr>
          <w:del w:id="315" w:author="Microsoft Office User" w:date="2022-02-25T15:48:00Z"/>
          <w:color w:val="000000"/>
        </w:rPr>
      </w:pPr>
      <w:del w:id="316" w:author="Microsoft Office User" w:date="2022-02-25T15:48:00Z">
        <w:r w:rsidDel="0057458E">
          <w:rPr>
            <w:color w:val="000000"/>
          </w:rPr>
          <w:delText>49.</w:delText>
        </w:r>
        <w:r w:rsidDel="0057458E">
          <w:rPr>
            <w:color w:val="000000"/>
          </w:rPr>
          <w:tab/>
          <w:delText xml:space="preserve">Narayanasamy, S. </w:delText>
        </w:r>
        <w:r w:rsidDel="0057458E">
          <w:rPr>
            <w:i/>
            <w:color w:val="000000"/>
          </w:rPr>
          <w:delText>et al.</w:delText>
        </w:r>
        <w:r w:rsidDel="0057458E">
          <w:rPr>
            <w:color w:val="000000"/>
          </w:rPr>
          <w:delText xml:space="preserve"> IMP: a pipeline for reproducible reference-independent integrated metagenomic and metatranscriptomic analyses. </w:delText>
        </w:r>
        <w:r w:rsidDel="0057458E">
          <w:rPr>
            <w:i/>
            <w:color w:val="000000"/>
          </w:rPr>
          <w:delText>Genome Biol.</w:delText>
        </w:r>
        <w:r w:rsidDel="0057458E">
          <w:rPr>
            <w:color w:val="000000"/>
          </w:rPr>
          <w:delText xml:space="preserve"> </w:delText>
        </w:r>
        <w:r w:rsidDel="0057458E">
          <w:rPr>
            <w:b/>
            <w:color w:val="000000"/>
          </w:rPr>
          <w:delText>17</w:delText>
        </w:r>
        <w:r w:rsidDel="0057458E">
          <w:rPr>
            <w:color w:val="000000"/>
          </w:rPr>
          <w:delText>, 260 (2016).</w:delText>
        </w:r>
      </w:del>
    </w:p>
    <w:p w14:paraId="3383F022" w14:textId="72093707" w:rsidR="00C1497F" w:rsidDel="0057458E" w:rsidRDefault="00393347">
      <w:pPr>
        <w:pBdr>
          <w:top w:val="nil"/>
          <w:left w:val="nil"/>
          <w:bottom w:val="nil"/>
          <w:right w:val="nil"/>
          <w:between w:val="nil"/>
        </w:pBdr>
        <w:tabs>
          <w:tab w:val="left" w:pos="380"/>
        </w:tabs>
        <w:spacing w:line="480" w:lineRule="auto"/>
        <w:ind w:left="384" w:hanging="384"/>
        <w:rPr>
          <w:del w:id="317" w:author="Microsoft Office User" w:date="2022-02-25T15:48:00Z"/>
          <w:color w:val="000000"/>
        </w:rPr>
      </w:pPr>
      <w:del w:id="318" w:author="Microsoft Office User" w:date="2022-02-25T15:48:00Z">
        <w:r w:rsidDel="0057458E">
          <w:rPr>
            <w:color w:val="000000"/>
          </w:rPr>
          <w:delText>50.</w:delText>
        </w:r>
        <w:r w:rsidDel="0057458E">
          <w:rPr>
            <w:color w:val="000000"/>
          </w:rPr>
          <w:tab/>
          <w:delText xml:space="preserve">Köster, J. &amp; Rahmann, S. Snakemake—a scalable bioinformatics workflow engine. </w:delText>
        </w:r>
        <w:r w:rsidDel="0057458E">
          <w:rPr>
            <w:i/>
            <w:color w:val="000000"/>
          </w:rPr>
          <w:delText>Bioinformatics</w:delText>
        </w:r>
        <w:r w:rsidDel="0057458E">
          <w:rPr>
            <w:color w:val="000000"/>
          </w:rPr>
          <w:delText xml:space="preserve"> </w:delText>
        </w:r>
        <w:r w:rsidDel="0057458E">
          <w:rPr>
            <w:b/>
            <w:color w:val="000000"/>
          </w:rPr>
          <w:delText>28</w:delText>
        </w:r>
        <w:r w:rsidDel="0057458E">
          <w:rPr>
            <w:color w:val="000000"/>
          </w:rPr>
          <w:delText>, 2520–2522 (2012).</w:delText>
        </w:r>
      </w:del>
    </w:p>
    <w:p w14:paraId="67A00890" w14:textId="0FC0857C" w:rsidR="00C1497F" w:rsidDel="0057458E" w:rsidRDefault="00393347">
      <w:pPr>
        <w:pBdr>
          <w:top w:val="nil"/>
          <w:left w:val="nil"/>
          <w:bottom w:val="nil"/>
          <w:right w:val="nil"/>
          <w:between w:val="nil"/>
        </w:pBdr>
        <w:tabs>
          <w:tab w:val="left" w:pos="380"/>
        </w:tabs>
        <w:spacing w:line="480" w:lineRule="auto"/>
        <w:ind w:left="384" w:hanging="384"/>
        <w:rPr>
          <w:del w:id="319" w:author="Microsoft Office User" w:date="2022-02-25T15:48:00Z"/>
          <w:color w:val="000000"/>
        </w:rPr>
      </w:pPr>
      <w:del w:id="320" w:author="Microsoft Office User" w:date="2022-02-25T15:48:00Z">
        <w:r w:rsidDel="0057458E">
          <w:rPr>
            <w:color w:val="000000"/>
          </w:rPr>
          <w:delText>51.</w:delText>
        </w:r>
        <w:r w:rsidDel="0057458E">
          <w:rPr>
            <w:color w:val="000000"/>
          </w:rPr>
          <w:tab/>
          <w:delText xml:space="preserve">Li, D., Liu, C.-M., Luo, R., Sadakane, K. &amp; Lam, T.-W. MEGAHIT: an ultra-fast single-node solution for large and complex metagenomics assembly via succinct de Bruijn graph. </w:delText>
        </w:r>
        <w:r w:rsidDel="0057458E">
          <w:rPr>
            <w:i/>
            <w:color w:val="000000"/>
          </w:rPr>
          <w:delText>Bioinformatics</w:delText>
        </w:r>
        <w:r w:rsidDel="0057458E">
          <w:rPr>
            <w:color w:val="000000"/>
          </w:rPr>
          <w:delText xml:space="preserve"> </w:delText>
        </w:r>
        <w:r w:rsidDel="0057458E">
          <w:rPr>
            <w:b/>
            <w:color w:val="000000"/>
          </w:rPr>
          <w:delText>31</w:delText>
        </w:r>
        <w:r w:rsidDel="0057458E">
          <w:rPr>
            <w:color w:val="000000"/>
          </w:rPr>
          <w:delText>, 1674–1676 (2015).</w:delText>
        </w:r>
      </w:del>
    </w:p>
    <w:p w14:paraId="01756FB5" w14:textId="41BEB7FD" w:rsidR="00C1497F" w:rsidDel="0057458E" w:rsidRDefault="00393347">
      <w:pPr>
        <w:pBdr>
          <w:top w:val="nil"/>
          <w:left w:val="nil"/>
          <w:bottom w:val="nil"/>
          <w:right w:val="nil"/>
          <w:between w:val="nil"/>
        </w:pBdr>
        <w:tabs>
          <w:tab w:val="left" w:pos="380"/>
        </w:tabs>
        <w:spacing w:line="480" w:lineRule="auto"/>
        <w:ind w:left="384" w:hanging="384"/>
        <w:rPr>
          <w:del w:id="321" w:author="Microsoft Office User" w:date="2022-02-25T15:48:00Z"/>
          <w:color w:val="000000"/>
        </w:rPr>
      </w:pPr>
      <w:del w:id="322" w:author="Microsoft Office User" w:date="2022-02-25T15:48:00Z">
        <w:r w:rsidDel="0057458E">
          <w:rPr>
            <w:color w:val="000000"/>
          </w:rPr>
          <w:delText>52.</w:delText>
        </w:r>
        <w:r w:rsidDel="0057458E">
          <w:rPr>
            <w:color w:val="000000"/>
          </w:rPr>
          <w:tab/>
          <w:delText xml:space="preserve">Seemann, T. Prokka: rapid prokaryotic genome annotation. </w:delText>
        </w:r>
        <w:r w:rsidDel="0057458E">
          <w:rPr>
            <w:i/>
            <w:color w:val="000000"/>
          </w:rPr>
          <w:delText>Bioinformatics</w:delText>
        </w:r>
        <w:r w:rsidDel="0057458E">
          <w:rPr>
            <w:color w:val="000000"/>
          </w:rPr>
          <w:delText xml:space="preserve"> </w:delText>
        </w:r>
        <w:r w:rsidDel="0057458E">
          <w:rPr>
            <w:b/>
            <w:color w:val="000000"/>
          </w:rPr>
          <w:delText>30</w:delText>
        </w:r>
        <w:r w:rsidDel="0057458E">
          <w:rPr>
            <w:color w:val="000000"/>
          </w:rPr>
          <w:delText>, 2068–2069 (2014).</w:delText>
        </w:r>
      </w:del>
    </w:p>
    <w:p w14:paraId="114B1BBE" w14:textId="201C3F6D" w:rsidR="00C1497F" w:rsidDel="0057458E" w:rsidRDefault="00393347">
      <w:pPr>
        <w:pBdr>
          <w:top w:val="nil"/>
          <w:left w:val="nil"/>
          <w:bottom w:val="nil"/>
          <w:right w:val="nil"/>
          <w:between w:val="nil"/>
        </w:pBdr>
        <w:tabs>
          <w:tab w:val="left" w:pos="380"/>
        </w:tabs>
        <w:spacing w:line="480" w:lineRule="auto"/>
        <w:ind w:left="384" w:hanging="384"/>
        <w:rPr>
          <w:del w:id="323" w:author="Microsoft Office User" w:date="2022-02-25T15:48:00Z"/>
          <w:color w:val="000000"/>
        </w:rPr>
      </w:pPr>
      <w:del w:id="324" w:author="Microsoft Office User" w:date="2022-02-25T15:48:00Z">
        <w:r w:rsidDel="0057458E">
          <w:rPr>
            <w:color w:val="000000"/>
          </w:rPr>
          <w:delText>53.</w:delText>
        </w:r>
        <w:r w:rsidDel="0057458E">
          <w:rPr>
            <w:color w:val="000000"/>
          </w:rPr>
          <w:tab/>
          <w:delText xml:space="preserve">Hyatt, D. </w:delText>
        </w:r>
        <w:r w:rsidDel="0057458E">
          <w:rPr>
            <w:i/>
            <w:color w:val="000000"/>
          </w:rPr>
          <w:delText>et al.</w:delText>
        </w:r>
        <w:r w:rsidDel="0057458E">
          <w:rPr>
            <w:color w:val="000000"/>
          </w:rPr>
          <w:delText xml:space="preserve"> Prodigal: prokaryotic gene recognition and translation initiation site identification. </w:delText>
        </w:r>
        <w:r w:rsidDel="0057458E">
          <w:rPr>
            <w:i/>
            <w:color w:val="000000"/>
          </w:rPr>
          <w:delText>BMC Bioinformatics</w:delText>
        </w:r>
        <w:r w:rsidDel="0057458E">
          <w:rPr>
            <w:color w:val="000000"/>
          </w:rPr>
          <w:delText xml:space="preserve"> </w:delText>
        </w:r>
        <w:r w:rsidDel="0057458E">
          <w:rPr>
            <w:b/>
            <w:color w:val="000000"/>
          </w:rPr>
          <w:delText>11</w:delText>
        </w:r>
        <w:r w:rsidDel="0057458E">
          <w:rPr>
            <w:color w:val="000000"/>
          </w:rPr>
          <w:delText>, 119 (2010).</w:delText>
        </w:r>
      </w:del>
    </w:p>
    <w:p w14:paraId="09740937" w14:textId="35F060B5" w:rsidR="00C1497F" w:rsidRPr="00D16BED" w:rsidDel="0057458E" w:rsidRDefault="00393347">
      <w:pPr>
        <w:pBdr>
          <w:top w:val="nil"/>
          <w:left w:val="nil"/>
          <w:bottom w:val="nil"/>
          <w:right w:val="nil"/>
          <w:between w:val="nil"/>
        </w:pBdr>
        <w:tabs>
          <w:tab w:val="left" w:pos="380"/>
        </w:tabs>
        <w:spacing w:line="480" w:lineRule="auto"/>
        <w:ind w:left="384" w:hanging="384"/>
        <w:rPr>
          <w:del w:id="325" w:author="Microsoft Office User" w:date="2022-02-25T15:48:00Z"/>
          <w:color w:val="000000"/>
          <w:lang w:val="de-CH"/>
        </w:rPr>
      </w:pPr>
      <w:del w:id="326" w:author="Microsoft Office User" w:date="2022-02-25T15:48:00Z">
        <w:r w:rsidDel="0057458E">
          <w:rPr>
            <w:color w:val="000000"/>
          </w:rPr>
          <w:delText>54.</w:delText>
        </w:r>
        <w:r w:rsidDel="0057458E">
          <w:rPr>
            <w:color w:val="000000"/>
          </w:rPr>
          <w:tab/>
          <w:delText xml:space="preserve">Eddy, S. R. Accelerated Profile HMM Searches. </w:delText>
        </w:r>
        <w:r w:rsidDel="0057458E">
          <w:rPr>
            <w:i/>
            <w:color w:val="000000"/>
          </w:rPr>
          <w:delText xml:space="preserve">PLOS Comput. </w:delText>
        </w:r>
        <w:r w:rsidRPr="00D16BED" w:rsidDel="0057458E">
          <w:rPr>
            <w:i/>
            <w:color w:val="000000"/>
            <w:lang w:val="de-CH"/>
          </w:rPr>
          <w:delText>Biol.</w:delText>
        </w:r>
        <w:r w:rsidRPr="00D16BED" w:rsidDel="0057458E">
          <w:rPr>
            <w:color w:val="000000"/>
            <w:lang w:val="de-CH"/>
          </w:rPr>
          <w:delText xml:space="preserve"> </w:delText>
        </w:r>
        <w:r w:rsidRPr="00D16BED" w:rsidDel="0057458E">
          <w:rPr>
            <w:b/>
            <w:color w:val="000000"/>
            <w:lang w:val="de-CH"/>
          </w:rPr>
          <w:delText>7</w:delText>
        </w:r>
        <w:r w:rsidRPr="00D16BED" w:rsidDel="0057458E">
          <w:rPr>
            <w:color w:val="000000"/>
            <w:lang w:val="de-CH"/>
          </w:rPr>
          <w:delText>, e1002195 (2011).</w:delText>
        </w:r>
      </w:del>
    </w:p>
    <w:p w14:paraId="43924302" w14:textId="34C7A772" w:rsidR="00C1497F" w:rsidDel="0057458E" w:rsidRDefault="00393347">
      <w:pPr>
        <w:pBdr>
          <w:top w:val="nil"/>
          <w:left w:val="nil"/>
          <w:bottom w:val="nil"/>
          <w:right w:val="nil"/>
          <w:between w:val="nil"/>
        </w:pBdr>
        <w:tabs>
          <w:tab w:val="left" w:pos="380"/>
        </w:tabs>
        <w:spacing w:line="480" w:lineRule="auto"/>
        <w:ind w:left="384" w:hanging="384"/>
        <w:rPr>
          <w:del w:id="327" w:author="Microsoft Office User" w:date="2022-02-25T15:48:00Z"/>
          <w:color w:val="000000"/>
        </w:rPr>
      </w:pPr>
      <w:del w:id="328" w:author="Microsoft Office User" w:date="2022-02-25T15:48:00Z">
        <w:r w:rsidRPr="00D16BED" w:rsidDel="0057458E">
          <w:rPr>
            <w:color w:val="000000"/>
            <w:lang w:val="de-CH"/>
          </w:rPr>
          <w:delText>55.</w:delText>
        </w:r>
        <w:r w:rsidRPr="00D16BED" w:rsidDel="0057458E">
          <w:rPr>
            <w:color w:val="000000"/>
            <w:lang w:val="de-CH"/>
          </w:rPr>
          <w:tab/>
          <w:delText xml:space="preserve">Heintz-Buschart, A. </w:delText>
        </w:r>
        <w:r w:rsidRPr="00D16BED" w:rsidDel="0057458E">
          <w:rPr>
            <w:i/>
            <w:color w:val="000000"/>
            <w:lang w:val="de-CH"/>
          </w:rPr>
          <w:delText>et al.</w:delText>
        </w:r>
        <w:r w:rsidRPr="00D16BED" w:rsidDel="0057458E">
          <w:rPr>
            <w:color w:val="000000"/>
            <w:lang w:val="de-CH"/>
          </w:rPr>
          <w:delText xml:space="preserve"> </w:delText>
        </w:r>
        <w:r w:rsidDel="0057458E">
          <w:rPr>
            <w:color w:val="000000"/>
          </w:rPr>
          <w:delText xml:space="preserve">Integrated multi-omics of the human gut microbiome in a case study of familial type 1 diabetes. </w:delText>
        </w:r>
        <w:r w:rsidDel="0057458E">
          <w:rPr>
            <w:i/>
            <w:color w:val="000000"/>
          </w:rPr>
          <w:delText>Nat. Microbiol.</w:delText>
        </w:r>
        <w:r w:rsidDel="0057458E">
          <w:rPr>
            <w:color w:val="000000"/>
          </w:rPr>
          <w:delText xml:space="preserve"> </w:delText>
        </w:r>
        <w:r w:rsidDel="0057458E">
          <w:rPr>
            <w:b/>
            <w:color w:val="000000"/>
          </w:rPr>
          <w:delText>2</w:delText>
        </w:r>
        <w:r w:rsidDel="0057458E">
          <w:rPr>
            <w:color w:val="000000"/>
          </w:rPr>
          <w:delText>, 1–13 (2016).</w:delText>
        </w:r>
      </w:del>
    </w:p>
    <w:p w14:paraId="5D217283" w14:textId="4047B914" w:rsidR="00C1497F" w:rsidDel="0057458E" w:rsidRDefault="00393347">
      <w:pPr>
        <w:pBdr>
          <w:top w:val="nil"/>
          <w:left w:val="nil"/>
          <w:bottom w:val="nil"/>
          <w:right w:val="nil"/>
          <w:between w:val="nil"/>
        </w:pBdr>
        <w:tabs>
          <w:tab w:val="left" w:pos="380"/>
        </w:tabs>
        <w:spacing w:line="480" w:lineRule="auto"/>
        <w:ind w:left="384" w:hanging="384"/>
        <w:rPr>
          <w:del w:id="329" w:author="Microsoft Office User" w:date="2022-02-25T15:48:00Z"/>
          <w:color w:val="000000"/>
        </w:rPr>
      </w:pPr>
      <w:del w:id="330" w:author="Microsoft Office User" w:date="2022-02-25T15:48:00Z">
        <w:r w:rsidDel="0057458E">
          <w:rPr>
            <w:color w:val="000000"/>
          </w:rPr>
          <w:delText>56.</w:delText>
        </w:r>
        <w:r w:rsidDel="0057458E">
          <w:rPr>
            <w:color w:val="000000"/>
          </w:rPr>
          <w:tab/>
          <w:delText xml:space="preserve">Kanehisa, M. &amp; Goto, S. KEGG: Kyoto Encyclopedia of Genes and Genomes. </w:delText>
        </w:r>
        <w:r w:rsidDel="0057458E">
          <w:rPr>
            <w:i/>
            <w:color w:val="000000"/>
          </w:rPr>
          <w:delText>Nucleic Acids Res.</w:delText>
        </w:r>
        <w:r w:rsidDel="0057458E">
          <w:rPr>
            <w:color w:val="000000"/>
          </w:rPr>
          <w:delText xml:space="preserve"> </w:delText>
        </w:r>
        <w:r w:rsidDel="0057458E">
          <w:rPr>
            <w:b/>
            <w:color w:val="000000"/>
          </w:rPr>
          <w:delText>28</w:delText>
        </w:r>
        <w:r w:rsidDel="0057458E">
          <w:rPr>
            <w:color w:val="000000"/>
          </w:rPr>
          <w:delText>, 27–30 (2000).</w:delText>
        </w:r>
      </w:del>
    </w:p>
    <w:p w14:paraId="6732F862" w14:textId="3F3CADF2" w:rsidR="00C1497F" w:rsidDel="0057458E" w:rsidRDefault="00393347">
      <w:pPr>
        <w:pBdr>
          <w:top w:val="nil"/>
          <w:left w:val="nil"/>
          <w:bottom w:val="nil"/>
          <w:right w:val="nil"/>
          <w:between w:val="nil"/>
        </w:pBdr>
        <w:tabs>
          <w:tab w:val="left" w:pos="380"/>
        </w:tabs>
        <w:spacing w:line="480" w:lineRule="auto"/>
        <w:ind w:left="384" w:hanging="384"/>
        <w:rPr>
          <w:del w:id="331" w:author="Microsoft Office User" w:date="2022-02-25T15:48:00Z"/>
          <w:color w:val="000000"/>
        </w:rPr>
      </w:pPr>
      <w:del w:id="332" w:author="Microsoft Office User" w:date="2022-02-25T15:48:00Z">
        <w:r w:rsidDel="0057458E">
          <w:rPr>
            <w:color w:val="000000"/>
          </w:rPr>
          <w:delText>57.</w:delText>
        </w:r>
        <w:r w:rsidDel="0057458E">
          <w:rPr>
            <w:color w:val="000000"/>
          </w:rPr>
          <w:tab/>
          <w:delText xml:space="preserve">Liao, Y., Smyth, G. K. &amp; Shi, W. featureCounts: an efficient general purpose program for assigning sequence reads to genomic features. </w:delText>
        </w:r>
        <w:r w:rsidDel="0057458E">
          <w:rPr>
            <w:i/>
            <w:color w:val="000000"/>
          </w:rPr>
          <w:delText>Bioinformatics</w:delText>
        </w:r>
        <w:r w:rsidDel="0057458E">
          <w:rPr>
            <w:color w:val="000000"/>
          </w:rPr>
          <w:delText xml:space="preserve"> </w:delText>
        </w:r>
        <w:r w:rsidDel="0057458E">
          <w:rPr>
            <w:b/>
            <w:color w:val="000000"/>
          </w:rPr>
          <w:delText>30</w:delText>
        </w:r>
        <w:r w:rsidDel="0057458E">
          <w:rPr>
            <w:color w:val="000000"/>
          </w:rPr>
          <w:delText>, 923–930 (2014).</w:delText>
        </w:r>
      </w:del>
    </w:p>
    <w:p w14:paraId="296FBDEA" w14:textId="69F625CD" w:rsidR="00C1497F" w:rsidDel="0057458E" w:rsidRDefault="00393347">
      <w:pPr>
        <w:pBdr>
          <w:top w:val="nil"/>
          <w:left w:val="nil"/>
          <w:bottom w:val="nil"/>
          <w:right w:val="nil"/>
          <w:between w:val="nil"/>
        </w:pBdr>
        <w:tabs>
          <w:tab w:val="left" w:pos="380"/>
        </w:tabs>
        <w:spacing w:line="480" w:lineRule="auto"/>
        <w:ind w:left="384" w:hanging="384"/>
        <w:rPr>
          <w:del w:id="333" w:author="Microsoft Office User" w:date="2022-02-25T15:48:00Z"/>
          <w:color w:val="000000"/>
        </w:rPr>
      </w:pPr>
      <w:del w:id="334" w:author="Microsoft Office User" w:date="2022-02-25T15:48:00Z">
        <w:r w:rsidDel="0057458E">
          <w:rPr>
            <w:color w:val="000000"/>
          </w:rPr>
          <w:delText>58.</w:delText>
        </w:r>
        <w:r w:rsidDel="0057458E">
          <w:rPr>
            <w:color w:val="000000"/>
          </w:rPr>
          <w:tab/>
          <w:delText xml:space="preserve">Pedregosa, F. </w:delText>
        </w:r>
        <w:r w:rsidDel="0057458E">
          <w:rPr>
            <w:i/>
            <w:color w:val="000000"/>
          </w:rPr>
          <w:delText>et al.</w:delText>
        </w:r>
        <w:r w:rsidDel="0057458E">
          <w:rPr>
            <w:color w:val="000000"/>
          </w:rPr>
          <w:delText xml:space="preserve"> Scikit-learn: Machine learning in Python. </w:delText>
        </w:r>
        <w:r w:rsidDel="0057458E">
          <w:rPr>
            <w:i/>
            <w:color w:val="000000"/>
          </w:rPr>
          <w:delText>J. Mach. Learn. Res.</w:delText>
        </w:r>
        <w:r w:rsidDel="0057458E">
          <w:rPr>
            <w:color w:val="000000"/>
          </w:rPr>
          <w:delText xml:space="preserve"> </w:delText>
        </w:r>
        <w:r w:rsidDel="0057458E">
          <w:rPr>
            <w:b/>
            <w:color w:val="000000"/>
          </w:rPr>
          <w:delText>12</w:delText>
        </w:r>
        <w:r w:rsidDel="0057458E">
          <w:rPr>
            <w:color w:val="000000"/>
          </w:rPr>
          <w:delText>, 2825–2830 (2011).</w:delText>
        </w:r>
      </w:del>
    </w:p>
    <w:p w14:paraId="3ED58C94" w14:textId="6FD1F46D" w:rsidR="00C1497F" w:rsidDel="0057458E" w:rsidRDefault="00393347">
      <w:pPr>
        <w:pBdr>
          <w:top w:val="nil"/>
          <w:left w:val="nil"/>
          <w:bottom w:val="nil"/>
          <w:right w:val="nil"/>
          <w:between w:val="nil"/>
        </w:pBdr>
        <w:tabs>
          <w:tab w:val="left" w:pos="380"/>
        </w:tabs>
        <w:spacing w:line="480" w:lineRule="auto"/>
        <w:ind w:left="384" w:hanging="384"/>
        <w:rPr>
          <w:del w:id="335" w:author="Microsoft Office User" w:date="2022-02-25T15:48:00Z"/>
          <w:color w:val="000000"/>
        </w:rPr>
      </w:pPr>
      <w:del w:id="336" w:author="Microsoft Office User" w:date="2022-02-25T15:48:00Z">
        <w:r w:rsidDel="0057458E">
          <w:rPr>
            <w:color w:val="000000"/>
          </w:rPr>
          <w:delText>59.</w:delText>
        </w:r>
        <w:r w:rsidDel="0057458E">
          <w:rPr>
            <w:color w:val="000000"/>
          </w:rPr>
          <w:tab/>
          <w:delText xml:space="preserve">Katoh, K. &amp; Standley, D. M. MAFFT Multiple Sequence Alignment Software Version 7: Improvements in Performance and Usability. </w:delText>
        </w:r>
        <w:r w:rsidDel="0057458E">
          <w:rPr>
            <w:i/>
            <w:color w:val="000000"/>
          </w:rPr>
          <w:delText>Mol. Biol. Evol.</w:delText>
        </w:r>
        <w:r w:rsidDel="0057458E">
          <w:rPr>
            <w:color w:val="000000"/>
          </w:rPr>
          <w:delText xml:space="preserve"> </w:delText>
        </w:r>
        <w:r w:rsidDel="0057458E">
          <w:rPr>
            <w:b/>
            <w:color w:val="000000"/>
          </w:rPr>
          <w:delText>30</w:delText>
        </w:r>
        <w:r w:rsidDel="0057458E">
          <w:rPr>
            <w:color w:val="000000"/>
          </w:rPr>
          <w:delText>, 772–780 (2013).</w:delText>
        </w:r>
      </w:del>
    </w:p>
    <w:p w14:paraId="217EEA0D" w14:textId="55D3403F" w:rsidR="00C1497F" w:rsidDel="0057458E" w:rsidRDefault="00393347">
      <w:pPr>
        <w:pBdr>
          <w:top w:val="nil"/>
          <w:left w:val="nil"/>
          <w:bottom w:val="nil"/>
          <w:right w:val="nil"/>
          <w:between w:val="nil"/>
        </w:pBdr>
        <w:tabs>
          <w:tab w:val="left" w:pos="380"/>
        </w:tabs>
        <w:spacing w:line="480" w:lineRule="auto"/>
        <w:ind w:left="384" w:hanging="384"/>
        <w:rPr>
          <w:del w:id="337" w:author="Microsoft Office User" w:date="2022-02-25T15:48:00Z"/>
          <w:color w:val="000000"/>
        </w:rPr>
      </w:pPr>
      <w:del w:id="338" w:author="Microsoft Office User" w:date="2022-02-25T15:48:00Z">
        <w:r w:rsidDel="0057458E">
          <w:rPr>
            <w:color w:val="000000"/>
          </w:rPr>
          <w:delText>60.</w:delText>
        </w:r>
        <w:r w:rsidDel="0057458E">
          <w:rPr>
            <w:color w:val="000000"/>
          </w:rPr>
          <w:tab/>
          <w:delText xml:space="preserve">Capella-Gutiérrez, S., Silla-Martínez, J. M. &amp; Gabaldón, T. trimAl: a tool for automated alignment trimming in large-scale phylogenetic analyses. </w:delText>
        </w:r>
        <w:r w:rsidDel="0057458E">
          <w:rPr>
            <w:i/>
            <w:color w:val="000000"/>
          </w:rPr>
          <w:delText>Bioinformatics</w:delText>
        </w:r>
        <w:r w:rsidDel="0057458E">
          <w:rPr>
            <w:color w:val="000000"/>
          </w:rPr>
          <w:delText xml:space="preserve"> </w:delText>
        </w:r>
        <w:r w:rsidDel="0057458E">
          <w:rPr>
            <w:b/>
            <w:color w:val="000000"/>
          </w:rPr>
          <w:delText>25</w:delText>
        </w:r>
        <w:r w:rsidDel="0057458E">
          <w:rPr>
            <w:color w:val="000000"/>
          </w:rPr>
          <w:delText>, 1972–1973 (2009).</w:delText>
        </w:r>
      </w:del>
    </w:p>
    <w:p w14:paraId="1CE5B7DC" w14:textId="4C3CFBAB" w:rsidR="00C1497F" w:rsidDel="0057458E" w:rsidRDefault="00393347">
      <w:pPr>
        <w:pBdr>
          <w:top w:val="nil"/>
          <w:left w:val="nil"/>
          <w:bottom w:val="nil"/>
          <w:right w:val="nil"/>
          <w:between w:val="nil"/>
        </w:pBdr>
        <w:tabs>
          <w:tab w:val="left" w:pos="380"/>
        </w:tabs>
        <w:spacing w:line="480" w:lineRule="auto"/>
        <w:ind w:left="384" w:hanging="384"/>
        <w:rPr>
          <w:del w:id="339" w:author="Microsoft Office User" w:date="2022-02-25T15:48:00Z"/>
          <w:color w:val="000000"/>
        </w:rPr>
      </w:pPr>
      <w:del w:id="340" w:author="Microsoft Office User" w:date="2022-02-25T15:48:00Z">
        <w:r w:rsidDel="0057458E">
          <w:rPr>
            <w:color w:val="000000"/>
          </w:rPr>
          <w:delText>61.</w:delText>
        </w:r>
        <w:r w:rsidDel="0057458E">
          <w:rPr>
            <w:color w:val="000000"/>
          </w:rPr>
          <w:tab/>
          <w:delText xml:space="preserve">Nguyen, L.-T., Schmidt, H. A., von Haeseler, A. &amp; Minh, B. Q. IQ-TREE: A Fast and Effective Stochastic Algorithm for Estimating Maximum-Likelihood Phylogenies. </w:delText>
        </w:r>
        <w:r w:rsidDel="0057458E">
          <w:rPr>
            <w:i/>
            <w:color w:val="000000"/>
          </w:rPr>
          <w:delText>Mol. Biol. Evol.</w:delText>
        </w:r>
        <w:r w:rsidDel="0057458E">
          <w:rPr>
            <w:color w:val="000000"/>
          </w:rPr>
          <w:delText xml:space="preserve"> </w:delText>
        </w:r>
        <w:r w:rsidDel="0057458E">
          <w:rPr>
            <w:b/>
            <w:color w:val="000000"/>
          </w:rPr>
          <w:delText>32</w:delText>
        </w:r>
        <w:r w:rsidDel="0057458E">
          <w:rPr>
            <w:color w:val="000000"/>
          </w:rPr>
          <w:delText>, 268–274 (2015).</w:delText>
        </w:r>
      </w:del>
    </w:p>
    <w:p w14:paraId="33CB432C" w14:textId="5CC2B6E6" w:rsidR="00C1497F" w:rsidDel="0057458E" w:rsidRDefault="00393347">
      <w:pPr>
        <w:pBdr>
          <w:top w:val="nil"/>
          <w:left w:val="nil"/>
          <w:bottom w:val="nil"/>
          <w:right w:val="nil"/>
          <w:between w:val="nil"/>
        </w:pBdr>
        <w:tabs>
          <w:tab w:val="left" w:pos="380"/>
        </w:tabs>
        <w:spacing w:line="480" w:lineRule="auto"/>
        <w:ind w:left="384" w:hanging="384"/>
        <w:rPr>
          <w:del w:id="341" w:author="Microsoft Office User" w:date="2022-02-25T15:48:00Z"/>
          <w:color w:val="000000"/>
        </w:rPr>
      </w:pPr>
      <w:del w:id="342" w:author="Microsoft Office User" w:date="2022-02-25T15:48:00Z">
        <w:r w:rsidDel="0057458E">
          <w:rPr>
            <w:color w:val="000000"/>
          </w:rPr>
          <w:delText>62.</w:delText>
        </w:r>
        <w:r w:rsidDel="0057458E">
          <w:rPr>
            <w:color w:val="000000"/>
          </w:rPr>
          <w:tab/>
          <w:delText xml:space="preserve">Yu, G., Lam, T. T.-Y., Zhu, H. &amp; Guan, Y. Two Methods for Mapping and Visualizing Associated Data on Phylogeny Using Ggtree. </w:delText>
        </w:r>
        <w:r w:rsidDel="0057458E">
          <w:rPr>
            <w:i/>
            <w:color w:val="000000"/>
          </w:rPr>
          <w:delText>Mol. Biol. Evol.</w:delText>
        </w:r>
        <w:r w:rsidDel="0057458E">
          <w:rPr>
            <w:color w:val="000000"/>
          </w:rPr>
          <w:delText xml:space="preserve"> </w:delText>
        </w:r>
        <w:r w:rsidDel="0057458E">
          <w:rPr>
            <w:b/>
            <w:color w:val="000000"/>
          </w:rPr>
          <w:delText>35</w:delText>
        </w:r>
        <w:r w:rsidDel="0057458E">
          <w:rPr>
            <w:color w:val="000000"/>
          </w:rPr>
          <w:delText>, 3041–3043 (2018).</w:delText>
        </w:r>
      </w:del>
    </w:p>
    <w:p w14:paraId="17DCB711" w14:textId="34B08EA5" w:rsidR="00C1497F" w:rsidDel="0057458E" w:rsidRDefault="00393347">
      <w:pPr>
        <w:pBdr>
          <w:top w:val="nil"/>
          <w:left w:val="nil"/>
          <w:bottom w:val="nil"/>
          <w:right w:val="nil"/>
          <w:between w:val="nil"/>
        </w:pBdr>
        <w:tabs>
          <w:tab w:val="left" w:pos="380"/>
        </w:tabs>
        <w:spacing w:line="480" w:lineRule="auto"/>
        <w:ind w:left="384" w:hanging="384"/>
        <w:rPr>
          <w:del w:id="343" w:author="Microsoft Office User" w:date="2022-02-25T15:48:00Z"/>
          <w:color w:val="000000"/>
        </w:rPr>
      </w:pPr>
      <w:del w:id="344" w:author="Microsoft Office User" w:date="2022-02-25T15:48:00Z">
        <w:r w:rsidDel="0057458E">
          <w:rPr>
            <w:color w:val="000000"/>
          </w:rPr>
          <w:delText>63.</w:delText>
        </w:r>
        <w:r w:rsidDel="0057458E">
          <w:rPr>
            <w:color w:val="000000"/>
          </w:rPr>
          <w:tab/>
          <w:delText xml:space="preserve">Yu, G. </w:delText>
        </w:r>
        <w:r w:rsidDel="0057458E">
          <w:rPr>
            <w:i/>
            <w:color w:val="000000"/>
          </w:rPr>
          <w:delText>et al.</w:delText>
        </w:r>
        <w:r w:rsidDel="0057458E">
          <w:rPr>
            <w:color w:val="000000"/>
          </w:rPr>
          <w:delText xml:space="preserve"> ggtreeExtra: Compact visualization of richly annotated phylogenetic data. (2021).</w:delText>
        </w:r>
      </w:del>
    </w:p>
    <w:p w14:paraId="0967D6FA" w14:textId="300938CB" w:rsidR="00C1497F" w:rsidDel="0057458E" w:rsidRDefault="00393347">
      <w:pPr>
        <w:pBdr>
          <w:top w:val="nil"/>
          <w:left w:val="nil"/>
          <w:bottom w:val="nil"/>
          <w:right w:val="nil"/>
          <w:between w:val="nil"/>
        </w:pBdr>
        <w:tabs>
          <w:tab w:val="left" w:pos="380"/>
        </w:tabs>
        <w:spacing w:line="480" w:lineRule="auto"/>
        <w:ind w:left="384" w:hanging="384"/>
        <w:rPr>
          <w:del w:id="345" w:author="Microsoft Office User" w:date="2022-02-25T15:48:00Z"/>
          <w:color w:val="000000"/>
        </w:rPr>
      </w:pPr>
      <w:del w:id="346" w:author="Microsoft Office User" w:date="2022-02-25T15:48:00Z">
        <w:r w:rsidDel="0057458E">
          <w:rPr>
            <w:color w:val="000000"/>
          </w:rPr>
          <w:delText>64.</w:delText>
        </w:r>
        <w:r w:rsidDel="0057458E">
          <w:rPr>
            <w:color w:val="000000"/>
          </w:rPr>
          <w:tab/>
          <w:delText xml:space="preserve">Kembel, S. W. </w:delText>
        </w:r>
        <w:r w:rsidDel="0057458E">
          <w:rPr>
            <w:i/>
            <w:color w:val="000000"/>
          </w:rPr>
          <w:delText>et al.</w:delText>
        </w:r>
        <w:r w:rsidDel="0057458E">
          <w:rPr>
            <w:color w:val="000000"/>
          </w:rPr>
          <w:delText xml:space="preserve"> Picante: R tools for integrating phylogenies and ecology. </w:delText>
        </w:r>
        <w:r w:rsidDel="0057458E">
          <w:rPr>
            <w:i/>
            <w:color w:val="000000"/>
          </w:rPr>
          <w:delText>Bioinformatics</w:delText>
        </w:r>
        <w:r w:rsidDel="0057458E">
          <w:rPr>
            <w:color w:val="000000"/>
          </w:rPr>
          <w:delText xml:space="preserve"> </w:delText>
        </w:r>
        <w:r w:rsidDel="0057458E">
          <w:rPr>
            <w:b/>
            <w:color w:val="000000"/>
          </w:rPr>
          <w:delText>26</w:delText>
        </w:r>
        <w:r w:rsidDel="0057458E">
          <w:rPr>
            <w:color w:val="000000"/>
          </w:rPr>
          <w:delText>, 1463–1464 (2010).</w:delText>
        </w:r>
      </w:del>
    </w:p>
    <w:p w14:paraId="6FAEF974" w14:textId="4BC6B42E" w:rsidR="00C1497F" w:rsidDel="0057458E" w:rsidRDefault="00393347">
      <w:pPr>
        <w:pBdr>
          <w:top w:val="nil"/>
          <w:left w:val="nil"/>
          <w:bottom w:val="nil"/>
          <w:right w:val="nil"/>
          <w:between w:val="nil"/>
        </w:pBdr>
        <w:tabs>
          <w:tab w:val="left" w:pos="380"/>
        </w:tabs>
        <w:spacing w:line="480" w:lineRule="auto"/>
        <w:ind w:left="384" w:hanging="384"/>
        <w:rPr>
          <w:del w:id="347" w:author="Microsoft Office User" w:date="2022-02-25T15:48:00Z"/>
          <w:color w:val="000000"/>
        </w:rPr>
      </w:pPr>
      <w:del w:id="348" w:author="Microsoft Office User" w:date="2022-02-25T15:48:00Z">
        <w:r w:rsidDel="0057458E">
          <w:rPr>
            <w:color w:val="000000"/>
          </w:rPr>
          <w:delText>65.</w:delText>
        </w:r>
        <w:r w:rsidDel="0057458E">
          <w:rPr>
            <w:color w:val="000000"/>
          </w:rPr>
          <w:tab/>
          <w:delText>Lin, F. H. HuangLin/ANCOM: Third release of ANCOM. (2019) doi:10.5281/zenodo.3577802.</w:delText>
        </w:r>
      </w:del>
    </w:p>
    <w:p w14:paraId="26A4BFAB" w14:textId="17D91232" w:rsidR="00C1497F" w:rsidDel="0057458E" w:rsidRDefault="00393347">
      <w:pPr>
        <w:pBdr>
          <w:top w:val="nil"/>
          <w:left w:val="nil"/>
          <w:bottom w:val="nil"/>
          <w:right w:val="nil"/>
          <w:between w:val="nil"/>
        </w:pBdr>
        <w:tabs>
          <w:tab w:val="left" w:pos="380"/>
        </w:tabs>
        <w:spacing w:line="480" w:lineRule="auto"/>
        <w:ind w:left="384" w:hanging="384"/>
        <w:rPr>
          <w:del w:id="349" w:author="Microsoft Office User" w:date="2022-02-25T15:48:00Z"/>
          <w:color w:val="000000"/>
        </w:rPr>
      </w:pPr>
      <w:del w:id="350" w:author="Microsoft Office User" w:date="2022-02-25T15:48:00Z">
        <w:r w:rsidDel="0057458E">
          <w:rPr>
            <w:color w:val="000000"/>
          </w:rPr>
          <w:delText>66.</w:delText>
        </w:r>
        <w:r w:rsidDel="0057458E">
          <w:rPr>
            <w:color w:val="000000"/>
          </w:rPr>
          <w:tab/>
          <w:delText>Metacoder: An R package for visualization and manipulation of community taxonomic diversity data. https://journals.plos.org/ploscompbiol/article?id=10.1371/journal.pcbi.1005404&amp;rev=1.</w:delText>
        </w:r>
      </w:del>
    </w:p>
    <w:p w14:paraId="1959C596" w14:textId="68732F13" w:rsidR="00C1497F" w:rsidDel="0057458E" w:rsidRDefault="00393347">
      <w:pPr>
        <w:pBdr>
          <w:top w:val="nil"/>
          <w:left w:val="nil"/>
          <w:bottom w:val="nil"/>
          <w:right w:val="nil"/>
          <w:between w:val="nil"/>
        </w:pBdr>
        <w:tabs>
          <w:tab w:val="left" w:pos="380"/>
        </w:tabs>
        <w:spacing w:line="480" w:lineRule="auto"/>
        <w:ind w:left="384" w:hanging="384"/>
        <w:rPr>
          <w:del w:id="351" w:author="Microsoft Office User" w:date="2022-02-25T15:48:00Z"/>
          <w:color w:val="000000"/>
        </w:rPr>
      </w:pPr>
      <w:del w:id="352" w:author="Microsoft Office User" w:date="2022-02-25T15:48:00Z">
        <w:r w:rsidDel="0057458E">
          <w:rPr>
            <w:color w:val="000000"/>
          </w:rPr>
          <w:delText>67.</w:delText>
        </w:r>
        <w:r w:rsidDel="0057458E">
          <w:rPr>
            <w:color w:val="000000"/>
          </w:rPr>
          <w:tab/>
          <w:delText xml:space="preserve">Weissman, J. L., Hou, S. &amp; Fuhrman, J. A. Estimating maximal microbial growth rates from cultures, metagenomes, and single cells via codon usage patterns. </w:delText>
        </w:r>
        <w:r w:rsidDel="0057458E">
          <w:rPr>
            <w:i/>
            <w:color w:val="000000"/>
          </w:rPr>
          <w:delText>Proc. Natl. Acad. Sci.</w:delText>
        </w:r>
        <w:r w:rsidDel="0057458E">
          <w:rPr>
            <w:color w:val="000000"/>
          </w:rPr>
          <w:delText xml:space="preserve"> </w:delText>
        </w:r>
        <w:r w:rsidDel="0057458E">
          <w:rPr>
            <w:b/>
            <w:color w:val="000000"/>
          </w:rPr>
          <w:delText>118</w:delText>
        </w:r>
        <w:r w:rsidDel="0057458E">
          <w:rPr>
            <w:color w:val="000000"/>
          </w:rPr>
          <w:delText>, (2021).</w:delText>
        </w:r>
      </w:del>
    </w:p>
    <w:p w14:paraId="23FDC364" w14:textId="3A4DD86C" w:rsidR="00C1497F" w:rsidDel="0057458E" w:rsidRDefault="00393347">
      <w:pPr>
        <w:pBdr>
          <w:top w:val="nil"/>
          <w:left w:val="nil"/>
          <w:bottom w:val="nil"/>
          <w:right w:val="nil"/>
          <w:between w:val="nil"/>
        </w:pBdr>
        <w:tabs>
          <w:tab w:val="left" w:pos="380"/>
        </w:tabs>
        <w:spacing w:line="480" w:lineRule="auto"/>
        <w:ind w:left="384" w:hanging="384"/>
        <w:rPr>
          <w:del w:id="353" w:author="Microsoft Office User" w:date="2022-02-25T15:48:00Z"/>
          <w:color w:val="000000"/>
        </w:rPr>
      </w:pPr>
      <w:del w:id="354" w:author="Microsoft Office User" w:date="2022-02-25T15:48:00Z">
        <w:r w:rsidDel="0057458E">
          <w:rPr>
            <w:color w:val="000000"/>
          </w:rPr>
          <w:delText>68.</w:delText>
        </w:r>
        <w:r w:rsidDel="0057458E">
          <w:rPr>
            <w:color w:val="000000"/>
          </w:rPr>
          <w:tab/>
          <w:delText xml:space="preserve">Elek, A., Kuzman, M. &amp; Vlahoviček, K. coRdon: codon usage analysis and prediction of gene expressivity. </w:delText>
        </w:r>
        <w:r w:rsidDel="0057458E">
          <w:rPr>
            <w:i/>
            <w:color w:val="000000"/>
          </w:rPr>
          <w:delText>R Package Version</w:delText>
        </w:r>
        <w:r w:rsidDel="0057458E">
          <w:rPr>
            <w:color w:val="000000"/>
          </w:rPr>
          <w:delText xml:space="preserve"> </w:delText>
        </w:r>
        <w:r w:rsidDel="0057458E">
          <w:rPr>
            <w:b/>
            <w:color w:val="000000"/>
          </w:rPr>
          <w:delText>1</w:delText>
        </w:r>
        <w:r w:rsidDel="0057458E">
          <w:rPr>
            <w:color w:val="000000"/>
          </w:rPr>
          <w:delText>, (2019).</w:delText>
        </w:r>
      </w:del>
    </w:p>
    <w:p w14:paraId="593D9A22" w14:textId="527D1729" w:rsidR="00C1497F" w:rsidDel="0057458E" w:rsidRDefault="00393347">
      <w:pPr>
        <w:pBdr>
          <w:top w:val="nil"/>
          <w:left w:val="nil"/>
          <w:bottom w:val="nil"/>
          <w:right w:val="nil"/>
          <w:between w:val="nil"/>
        </w:pBdr>
        <w:tabs>
          <w:tab w:val="left" w:pos="380"/>
        </w:tabs>
        <w:spacing w:line="480" w:lineRule="auto"/>
        <w:ind w:left="384" w:hanging="384"/>
        <w:rPr>
          <w:del w:id="355" w:author="Microsoft Office User" w:date="2022-02-25T15:48:00Z"/>
          <w:color w:val="000000"/>
        </w:rPr>
      </w:pPr>
      <w:del w:id="356" w:author="Microsoft Office User" w:date="2022-02-25T15:48:00Z">
        <w:r w:rsidDel="0057458E">
          <w:rPr>
            <w:color w:val="000000"/>
          </w:rPr>
          <w:delText>69.</w:delText>
        </w:r>
        <w:r w:rsidDel="0057458E">
          <w:rPr>
            <w:color w:val="000000"/>
          </w:rPr>
          <w:tab/>
          <w:delText xml:space="preserve">Oksanen, J. </w:delText>
        </w:r>
        <w:r w:rsidDel="0057458E">
          <w:rPr>
            <w:i/>
            <w:color w:val="000000"/>
          </w:rPr>
          <w:delText>et al.</w:delText>
        </w:r>
        <w:r w:rsidDel="0057458E">
          <w:rPr>
            <w:color w:val="000000"/>
          </w:rPr>
          <w:delText xml:space="preserve"> Package ‘vegan’. </w:delText>
        </w:r>
        <w:r w:rsidDel="0057458E">
          <w:rPr>
            <w:i/>
            <w:color w:val="000000"/>
          </w:rPr>
          <w:delText>Community Ecol. Package Version</w:delText>
        </w:r>
        <w:r w:rsidDel="0057458E">
          <w:rPr>
            <w:color w:val="000000"/>
          </w:rPr>
          <w:delText xml:space="preserve"> </w:delText>
        </w:r>
        <w:r w:rsidDel="0057458E">
          <w:rPr>
            <w:b/>
            <w:color w:val="000000"/>
          </w:rPr>
          <w:delText>2</w:delText>
        </w:r>
        <w:r w:rsidDel="0057458E">
          <w:rPr>
            <w:color w:val="000000"/>
          </w:rPr>
          <w:delText>, 1–295 (2013).</w:delText>
        </w:r>
      </w:del>
    </w:p>
    <w:p w14:paraId="2B4EFD25" w14:textId="48F5FADF" w:rsidR="00C1497F" w:rsidDel="0057458E" w:rsidRDefault="00393347">
      <w:pPr>
        <w:pBdr>
          <w:top w:val="nil"/>
          <w:left w:val="nil"/>
          <w:bottom w:val="nil"/>
          <w:right w:val="nil"/>
          <w:between w:val="nil"/>
        </w:pBdr>
        <w:tabs>
          <w:tab w:val="left" w:pos="380"/>
        </w:tabs>
        <w:spacing w:line="480" w:lineRule="auto"/>
        <w:ind w:left="384" w:hanging="384"/>
        <w:rPr>
          <w:del w:id="357" w:author="Microsoft Office User" w:date="2022-02-25T15:48:00Z"/>
          <w:color w:val="000000"/>
        </w:rPr>
      </w:pPr>
      <w:del w:id="358" w:author="Microsoft Office User" w:date="2022-02-25T15:48:00Z">
        <w:r w:rsidDel="0057458E">
          <w:rPr>
            <w:color w:val="000000"/>
          </w:rPr>
          <w:delText>70.</w:delText>
        </w:r>
        <w:r w:rsidDel="0057458E">
          <w:rPr>
            <w:color w:val="000000"/>
          </w:rPr>
          <w:tab/>
          <w:delText>https://github.com/pmartinezarbizu/pairwiseAdonis.</w:delText>
        </w:r>
      </w:del>
    </w:p>
    <w:p w14:paraId="10523269" w14:textId="440C20BE" w:rsidR="00C1497F" w:rsidDel="0057458E" w:rsidRDefault="00393347">
      <w:pPr>
        <w:pBdr>
          <w:top w:val="nil"/>
          <w:left w:val="nil"/>
          <w:bottom w:val="nil"/>
          <w:right w:val="nil"/>
          <w:between w:val="nil"/>
        </w:pBdr>
        <w:tabs>
          <w:tab w:val="left" w:pos="380"/>
        </w:tabs>
        <w:spacing w:line="480" w:lineRule="auto"/>
        <w:ind w:left="384" w:hanging="384"/>
        <w:rPr>
          <w:del w:id="359" w:author="Microsoft Office User" w:date="2022-02-25T15:48:00Z"/>
          <w:color w:val="000000"/>
        </w:rPr>
      </w:pPr>
      <w:del w:id="360" w:author="Microsoft Office User" w:date="2022-02-25T15:48:00Z">
        <w:r w:rsidDel="0057458E">
          <w:rPr>
            <w:color w:val="000000"/>
          </w:rPr>
          <w:delText>71.</w:delText>
        </w:r>
        <w:r w:rsidDel="0057458E">
          <w:rPr>
            <w:color w:val="000000"/>
          </w:rPr>
          <w:tab/>
          <w:delText>UpSetR: an R package for the visualization of intersecting sets and their properties | Bioinformatics | Oxford Academic. https://academic.oup.com/bioinformatics/article/33/18/2938/3884387.</w:delText>
        </w:r>
      </w:del>
    </w:p>
    <w:p w14:paraId="3C64A1F0" w14:textId="09DE66D7" w:rsidR="00C1497F" w:rsidDel="0057458E" w:rsidRDefault="00393347">
      <w:pPr>
        <w:pBdr>
          <w:top w:val="nil"/>
          <w:left w:val="nil"/>
          <w:bottom w:val="nil"/>
          <w:right w:val="nil"/>
          <w:between w:val="nil"/>
        </w:pBdr>
        <w:tabs>
          <w:tab w:val="left" w:pos="380"/>
        </w:tabs>
        <w:spacing w:line="480" w:lineRule="auto"/>
        <w:ind w:left="384" w:hanging="384"/>
        <w:rPr>
          <w:del w:id="361" w:author="Microsoft Office User" w:date="2022-02-25T15:48:00Z"/>
          <w:color w:val="000000"/>
        </w:rPr>
      </w:pPr>
      <w:del w:id="362" w:author="Microsoft Office User" w:date="2022-02-25T15:48:00Z">
        <w:r w:rsidDel="0057458E">
          <w:rPr>
            <w:color w:val="000000"/>
          </w:rPr>
          <w:delText>72.</w:delText>
        </w:r>
        <w:r w:rsidDel="0057458E">
          <w:rPr>
            <w:color w:val="000000"/>
          </w:rPr>
          <w:tab/>
          <w:delText xml:space="preserve">Shannon, C. E. &amp; Weaver, W. The mathematical theory of information. </w:delText>
        </w:r>
        <w:r w:rsidDel="0057458E">
          <w:rPr>
            <w:i/>
            <w:color w:val="000000"/>
          </w:rPr>
          <w:delText>Urbana Univ. Ill. Press</w:delText>
        </w:r>
        <w:r w:rsidDel="0057458E">
          <w:rPr>
            <w:color w:val="000000"/>
          </w:rPr>
          <w:delText xml:space="preserve"> </w:delText>
        </w:r>
        <w:r w:rsidDel="0057458E">
          <w:rPr>
            <w:b/>
            <w:color w:val="000000"/>
          </w:rPr>
          <w:delText>97</w:delText>
        </w:r>
        <w:r w:rsidDel="0057458E">
          <w:rPr>
            <w:color w:val="000000"/>
          </w:rPr>
          <w:delText>, (1949).</w:delText>
        </w:r>
      </w:del>
    </w:p>
    <w:p w14:paraId="7BA54C13" w14:textId="5322E6D1" w:rsidR="00C1497F" w:rsidDel="0057458E" w:rsidRDefault="00393347">
      <w:pPr>
        <w:pBdr>
          <w:top w:val="nil"/>
          <w:left w:val="nil"/>
          <w:bottom w:val="nil"/>
          <w:right w:val="nil"/>
          <w:between w:val="nil"/>
        </w:pBdr>
        <w:tabs>
          <w:tab w:val="left" w:pos="380"/>
        </w:tabs>
        <w:spacing w:line="480" w:lineRule="auto"/>
        <w:ind w:left="384" w:hanging="384"/>
        <w:rPr>
          <w:del w:id="363" w:author="Microsoft Office User" w:date="2022-02-25T15:48:00Z"/>
          <w:color w:val="000000"/>
        </w:rPr>
      </w:pPr>
      <w:del w:id="364" w:author="Microsoft Office User" w:date="2022-02-25T15:48:00Z">
        <w:r w:rsidDel="0057458E">
          <w:rPr>
            <w:color w:val="000000"/>
          </w:rPr>
          <w:delText>73.</w:delText>
        </w:r>
        <w:r w:rsidDel="0057458E">
          <w:rPr>
            <w:color w:val="000000"/>
          </w:rPr>
          <w:tab/>
          <w:delText xml:space="preserve">Love, M. I., Huber, W. &amp; Anders, S. Moderated estimation of fold change and dispersion for RNA-seq data with DESeq2. </w:delText>
        </w:r>
        <w:r w:rsidDel="0057458E">
          <w:rPr>
            <w:i/>
            <w:color w:val="000000"/>
          </w:rPr>
          <w:delText>Genome Biol.</w:delText>
        </w:r>
        <w:r w:rsidDel="0057458E">
          <w:rPr>
            <w:color w:val="000000"/>
          </w:rPr>
          <w:delText xml:space="preserve"> </w:delText>
        </w:r>
        <w:r w:rsidDel="0057458E">
          <w:rPr>
            <w:b/>
            <w:color w:val="000000"/>
          </w:rPr>
          <w:delText>15</w:delText>
        </w:r>
        <w:r w:rsidDel="0057458E">
          <w:rPr>
            <w:color w:val="000000"/>
          </w:rPr>
          <w:delText>, 550 (2014).</w:delText>
        </w:r>
      </w:del>
    </w:p>
    <w:p w14:paraId="0F647795" w14:textId="23A7E36E" w:rsidR="00C1497F" w:rsidDel="0057458E" w:rsidRDefault="00393347">
      <w:pPr>
        <w:pBdr>
          <w:top w:val="nil"/>
          <w:left w:val="nil"/>
          <w:bottom w:val="nil"/>
          <w:right w:val="nil"/>
          <w:between w:val="nil"/>
        </w:pBdr>
        <w:tabs>
          <w:tab w:val="left" w:pos="380"/>
        </w:tabs>
        <w:spacing w:line="480" w:lineRule="auto"/>
        <w:ind w:left="384" w:hanging="384"/>
        <w:rPr>
          <w:del w:id="365" w:author="Microsoft Office User" w:date="2022-02-25T15:48:00Z"/>
          <w:color w:val="000000"/>
        </w:rPr>
      </w:pPr>
      <w:del w:id="366" w:author="Microsoft Office User" w:date="2022-02-25T15:48:00Z">
        <w:r w:rsidDel="0057458E">
          <w:rPr>
            <w:color w:val="000000"/>
          </w:rPr>
          <w:delText>74.</w:delText>
        </w:r>
        <w:r w:rsidDel="0057458E">
          <w:rPr>
            <w:color w:val="000000"/>
          </w:rPr>
          <w:tab/>
          <w:delText xml:space="preserve">Graham, E. D., Heidelberg, J. F. &amp; Tully, B. J. Potential for primary productivity in a globally-distributed bacterial phototroph. </w:delText>
        </w:r>
        <w:r w:rsidDel="0057458E">
          <w:rPr>
            <w:i/>
            <w:color w:val="000000"/>
          </w:rPr>
          <w:delText>ISME J.</w:delText>
        </w:r>
        <w:r w:rsidDel="0057458E">
          <w:rPr>
            <w:color w:val="000000"/>
          </w:rPr>
          <w:delText xml:space="preserve"> </w:delText>
        </w:r>
        <w:r w:rsidDel="0057458E">
          <w:rPr>
            <w:b/>
            <w:color w:val="000000"/>
          </w:rPr>
          <w:delText>12</w:delText>
        </w:r>
        <w:r w:rsidDel="0057458E">
          <w:rPr>
            <w:color w:val="000000"/>
          </w:rPr>
          <w:delText>, 1861–1866 (2018).</w:delText>
        </w:r>
      </w:del>
    </w:p>
    <w:p w14:paraId="1C4C3A37" w14:textId="78E5EADA" w:rsidR="00C1497F" w:rsidDel="0057458E" w:rsidRDefault="00393347">
      <w:pPr>
        <w:pBdr>
          <w:top w:val="nil"/>
          <w:left w:val="nil"/>
          <w:bottom w:val="nil"/>
          <w:right w:val="nil"/>
          <w:between w:val="nil"/>
        </w:pBdr>
        <w:tabs>
          <w:tab w:val="left" w:pos="380"/>
        </w:tabs>
        <w:spacing w:line="480" w:lineRule="auto"/>
        <w:ind w:left="384" w:hanging="384"/>
        <w:rPr>
          <w:del w:id="367" w:author="Microsoft Office User" w:date="2022-02-25T15:48:00Z"/>
          <w:color w:val="000000"/>
        </w:rPr>
      </w:pPr>
      <w:del w:id="368" w:author="Microsoft Office User" w:date="2022-02-25T15:48:00Z">
        <w:r w:rsidDel="0057458E">
          <w:rPr>
            <w:color w:val="000000"/>
          </w:rPr>
          <w:delText>75.</w:delText>
        </w:r>
        <w:r w:rsidDel="0057458E">
          <w:rPr>
            <w:color w:val="000000"/>
          </w:rPr>
          <w:tab/>
          <w:delText xml:space="preserve">Wood, D. E., Lu, J. &amp; Langmead, B. Improved metagenomic analysis with Kraken 2. </w:delText>
        </w:r>
        <w:r w:rsidDel="0057458E">
          <w:rPr>
            <w:i/>
            <w:color w:val="000000"/>
          </w:rPr>
          <w:delText>Genome Biol.</w:delText>
        </w:r>
        <w:r w:rsidDel="0057458E">
          <w:rPr>
            <w:color w:val="000000"/>
          </w:rPr>
          <w:delText xml:space="preserve"> </w:delText>
        </w:r>
        <w:r w:rsidDel="0057458E">
          <w:rPr>
            <w:b/>
            <w:color w:val="000000"/>
          </w:rPr>
          <w:delText>20</w:delText>
        </w:r>
        <w:r w:rsidDel="0057458E">
          <w:rPr>
            <w:color w:val="000000"/>
          </w:rPr>
          <w:delText>, 257 (2019).</w:delText>
        </w:r>
      </w:del>
    </w:p>
    <w:p w14:paraId="33621477" w14:textId="230CE9C6" w:rsidR="00C1497F" w:rsidDel="0057458E" w:rsidRDefault="00393347">
      <w:pPr>
        <w:pBdr>
          <w:top w:val="nil"/>
          <w:left w:val="nil"/>
          <w:bottom w:val="nil"/>
          <w:right w:val="nil"/>
          <w:between w:val="nil"/>
        </w:pBdr>
        <w:tabs>
          <w:tab w:val="left" w:pos="380"/>
        </w:tabs>
        <w:spacing w:line="480" w:lineRule="auto"/>
        <w:ind w:left="384" w:hanging="384"/>
        <w:rPr>
          <w:del w:id="369" w:author="Microsoft Office User" w:date="2022-02-25T15:48:00Z"/>
          <w:color w:val="000000"/>
        </w:rPr>
      </w:pPr>
      <w:del w:id="370" w:author="Microsoft Office User" w:date="2022-02-25T15:48:00Z">
        <w:r w:rsidDel="0057458E">
          <w:rPr>
            <w:color w:val="000000"/>
          </w:rPr>
          <w:delText>76.</w:delText>
        </w:r>
        <w:r w:rsidDel="0057458E">
          <w:rPr>
            <w:color w:val="000000"/>
          </w:rPr>
          <w:tab/>
          <w:delText xml:space="preserve">Federhen, S. The NCBI Taxonomy database. </w:delText>
        </w:r>
        <w:r w:rsidDel="0057458E">
          <w:rPr>
            <w:i/>
            <w:color w:val="000000"/>
          </w:rPr>
          <w:delText>Nucleic Acids Res.</w:delText>
        </w:r>
        <w:r w:rsidDel="0057458E">
          <w:rPr>
            <w:color w:val="000000"/>
          </w:rPr>
          <w:delText xml:space="preserve"> </w:delText>
        </w:r>
        <w:r w:rsidDel="0057458E">
          <w:rPr>
            <w:b/>
            <w:color w:val="000000"/>
          </w:rPr>
          <w:delText>40</w:delText>
        </w:r>
        <w:r w:rsidDel="0057458E">
          <w:rPr>
            <w:color w:val="000000"/>
          </w:rPr>
          <w:delText>, D136–D143 (2012).</w:delText>
        </w:r>
      </w:del>
    </w:p>
    <w:p w14:paraId="54B7F3D1" w14:textId="761BD0FD" w:rsidR="00C1497F" w:rsidDel="0057458E" w:rsidRDefault="00393347">
      <w:pPr>
        <w:pBdr>
          <w:top w:val="nil"/>
          <w:left w:val="nil"/>
          <w:bottom w:val="nil"/>
          <w:right w:val="nil"/>
          <w:between w:val="nil"/>
        </w:pBdr>
        <w:tabs>
          <w:tab w:val="left" w:pos="380"/>
        </w:tabs>
        <w:spacing w:line="480" w:lineRule="auto"/>
        <w:ind w:left="384" w:hanging="384"/>
        <w:rPr>
          <w:del w:id="371" w:author="Microsoft Office User" w:date="2022-02-25T15:48:00Z"/>
          <w:color w:val="000000"/>
        </w:rPr>
      </w:pPr>
      <w:del w:id="372" w:author="Microsoft Office User" w:date="2022-02-25T15:48:00Z">
        <w:r w:rsidDel="0057458E">
          <w:rPr>
            <w:color w:val="000000"/>
          </w:rPr>
          <w:delText>77.</w:delText>
        </w:r>
        <w:r w:rsidDel="0057458E">
          <w:rPr>
            <w:color w:val="000000"/>
          </w:rPr>
          <w:tab/>
          <w:delText xml:space="preserve">Steinegger, M. &amp; Söding, J. MMseqs2 enables sensitive protein sequence searching for the analysis of massive data sets. </w:delText>
        </w:r>
        <w:r w:rsidDel="0057458E">
          <w:rPr>
            <w:i/>
            <w:color w:val="000000"/>
          </w:rPr>
          <w:delText>Nat. Biotechnol.</w:delText>
        </w:r>
        <w:r w:rsidDel="0057458E">
          <w:rPr>
            <w:color w:val="000000"/>
          </w:rPr>
          <w:delText xml:space="preserve"> </w:delText>
        </w:r>
        <w:r w:rsidDel="0057458E">
          <w:rPr>
            <w:b/>
            <w:color w:val="000000"/>
          </w:rPr>
          <w:delText>35</w:delText>
        </w:r>
        <w:r w:rsidDel="0057458E">
          <w:rPr>
            <w:color w:val="000000"/>
          </w:rPr>
          <w:delText>, 1026–1028 (2017).</w:delText>
        </w:r>
      </w:del>
    </w:p>
    <w:p w14:paraId="301189EB" w14:textId="20AFFEC9" w:rsidR="00C1497F" w:rsidDel="0057458E" w:rsidRDefault="00393347">
      <w:pPr>
        <w:pBdr>
          <w:top w:val="nil"/>
          <w:left w:val="nil"/>
          <w:bottom w:val="nil"/>
          <w:right w:val="nil"/>
          <w:between w:val="nil"/>
        </w:pBdr>
        <w:tabs>
          <w:tab w:val="left" w:pos="380"/>
        </w:tabs>
        <w:spacing w:line="480" w:lineRule="auto"/>
        <w:ind w:left="384" w:hanging="384"/>
        <w:rPr>
          <w:del w:id="373" w:author="Microsoft Office User" w:date="2022-02-25T15:48:00Z"/>
          <w:color w:val="000000"/>
        </w:rPr>
      </w:pPr>
      <w:del w:id="374" w:author="Microsoft Office User" w:date="2022-02-25T15:48:00Z">
        <w:r w:rsidDel="0057458E">
          <w:rPr>
            <w:color w:val="000000"/>
          </w:rPr>
          <w:delText>78.</w:delText>
        </w:r>
        <w:r w:rsidDel="0057458E">
          <w:rPr>
            <w:color w:val="000000"/>
          </w:rPr>
          <w:tab/>
          <w:delText xml:space="preserve">Bairoch, A. </w:delText>
        </w:r>
        <w:r w:rsidDel="0057458E">
          <w:rPr>
            <w:i/>
            <w:color w:val="000000"/>
          </w:rPr>
          <w:delText>et al.</w:delText>
        </w:r>
        <w:r w:rsidDel="0057458E">
          <w:rPr>
            <w:color w:val="000000"/>
          </w:rPr>
          <w:delText xml:space="preserve"> The Universal Protein Resource (UniProt). </w:delText>
        </w:r>
        <w:r w:rsidDel="0057458E">
          <w:rPr>
            <w:i/>
            <w:color w:val="000000"/>
          </w:rPr>
          <w:delText>Nucleic Acids Res.</w:delText>
        </w:r>
        <w:r w:rsidDel="0057458E">
          <w:rPr>
            <w:color w:val="000000"/>
          </w:rPr>
          <w:delText xml:space="preserve"> </w:delText>
        </w:r>
        <w:r w:rsidDel="0057458E">
          <w:rPr>
            <w:b/>
            <w:color w:val="000000"/>
          </w:rPr>
          <w:delText>33</w:delText>
        </w:r>
        <w:r w:rsidDel="0057458E">
          <w:rPr>
            <w:color w:val="000000"/>
          </w:rPr>
          <w:delText>, D154–D159 (2005).</w:delText>
        </w:r>
      </w:del>
    </w:p>
    <w:p w14:paraId="2BE4D2EA" w14:textId="5EA5C200" w:rsidR="00C1497F" w:rsidDel="0057458E" w:rsidRDefault="00393347">
      <w:pPr>
        <w:pBdr>
          <w:top w:val="nil"/>
          <w:left w:val="nil"/>
          <w:bottom w:val="nil"/>
          <w:right w:val="nil"/>
          <w:between w:val="nil"/>
        </w:pBdr>
        <w:tabs>
          <w:tab w:val="left" w:pos="380"/>
        </w:tabs>
        <w:spacing w:line="480" w:lineRule="auto"/>
        <w:ind w:left="384" w:hanging="384"/>
        <w:rPr>
          <w:del w:id="375" w:author="Microsoft Office User" w:date="2022-02-25T15:48:00Z"/>
          <w:color w:val="000000"/>
        </w:rPr>
      </w:pPr>
      <w:del w:id="376" w:author="Microsoft Office User" w:date="2022-02-25T15:48:00Z">
        <w:r w:rsidRPr="00D16BED" w:rsidDel="0057458E">
          <w:rPr>
            <w:color w:val="000000"/>
            <w:lang w:val="fr-CH"/>
          </w:rPr>
          <w:delText>79.</w:delText>
        </w:r>
        <w:r w:rsidRPr="00D16BED" w:rsidDel="0057458E">
          <w:rPr>
            <w:color w:val="000000"/>
            <w:lang w:val="fr-CH"/>
          </w:rPr>
          <w:tab/>
          <w:delText xml:space="preserve">Larkin, M. A. </w:delText>
        </w:r>
        <w:r w:rsidRPr="00D16BED" w:rsidDel="0057458E">
          <w:rPr>
            <w:i/>
            <w:color w:val="000000"/>
            <w:lang w:val="fr-CH"/>
          </w:rPr>
          <w:delText>et al.</w:delText>
        </w:r>
        <w:r w:rsidRPr="00D16BED" w:rsidDel="0057458E">
          <w:rPr>
            <w:color w:val="000000"/>
            <w:lang w:val="fr-CH"/>
          </w:rPr>
          <w:delText xml:space="preserve"> </w:delText>
        </w:r>
        <w:r w:rsidDel="0057458E">
          <w:rPr>
            <w:color w:val="000000"/>
          </w:rPr>
          <w:delText xml:space="preserve">Clustal W and Clustal X version 2.0. </w:delText>
        </w:r>
        <w:r w:rsidDel="0057458E">
          <w:rPr>
            <w:i/>
            <w:color w:val="000000"/>
          </w:rPr>
          <w:delText>Bioinformatics</w:delText>
        </w:r>
        <w:r w:rsidDel="0057458E">
          <w:rPr>
            <w:color w:val="000000"/>
          </w:rPr>
          <w:delText xml:space="preserve"> </w:delText>
        </w:r>
        <w:r w:rsidDel="0057458E">
          <w:rPr>
            <w:b/>
            <w:color w:val="000000"/>
          </w:rPr>
          <w:delText>23</w:delText>
        </w:r>
        <w:r w:rsidDel="0057458E">
          <w:rPr>
            <w:color w:val="000000"/>
          </w:rPr>
          <w:delText>, 2947–2948 (2007).</w:delText>
        </w:r>
      </w:del>
    </w:p>
    <w:p w14:paraId="047C2CFC" w14:textId="77777777" w:rsidR="00C1497F" w:rsidRDefault="00C1497F">
      <w:pPr>
        <w:rPr>
          <w:b/>
          <w:sz w:val="24"/>
          <w:szCs w:val="24"/>
        </w:rPr>
      </w:pPr>
    </w:p>
    <w:sectPr w:rsidR="00C1497F" w:rsidSect="00D16BED">
      <w:footerReference w:type="default" r:id="rId17"/>
      <w:pgSz w:w="11906" w:h="16838"/>
      <w:pgMar w:top="1440" w:right="1440" w:bottom="1440" w:left="1440" w:header="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92539" w14:textId="77777777" w:rsidR="00354091" w:rsidRDefault="00354091">
      <w:pPr>
        <w:spacing w:before="0" w:line="240" w:lineRule="auto"/>
      </w:pPr>
      <w:r>
        <w:separator/>
      </w:r>
    </w:p>
  </w:endnote>
  <w:endnote w:type="continuationSeparator" w:id="0">
    <w:p w14:paraId="460EF687" w14:textId="77777777" w:rsidR="00354091" w:rsidRDefault="003540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CC047" w14:textId="77777777" w:rsidR="00C1497F" w:rsidRDefault="00393347">
    <w:pPr>
      <w:jc w:val="right"/>
    </w:pPr>
    <w:r>
      <w:fldChar w:fldCharType="begin"/>
    </w:r>
    <w:r>
      <w:instrText>PAGE</w:instrText>
    </w:r>
    <w:r>
      <w:fldChar w:fldCharType="separate"/>
    </w:r>
    <w:r w:rsidR="00D16BE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C9AB7" w14:textId="77777777" w:rsidR="00354091" w:rsidRDefault="00354091">
      <w:pPr>
        <w:spacing w:before="0" w:line="240" w:lineRule="auto"/>
      </w:pPr>
      <w:r>
        <w:separator/>
      </w:r>
    </w:p>
  </w:footnote>
  <w:footnote w:type="continuationSeparator" w:id="0">
    <w:p w14:paraId="62B8893E" w14:textId="77777777" w:rsidR="00354091" w:rsidRDefault="0035409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83210"/>
    <w:multiLevelType w:val="hybridMultilevel"/>
    <w:tmpl w:val="DD34A104"/>
    <w:lvl w:ilvl="0" w:tplc="DB9ECE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97F"/>
    <w:rsid w:val="000111F1"/>
    <w:rsid w:val="00034F6C"/>
    <w:rsid w:val="000956AB"/>
    <w:rsid w:val="000C2A44"/>
    <w:rsid w:val="001173CB"/>
    <w:rsid w:val="00167988"/>
    <w:rsid w:val="00173F3B"/>
    <w:rsid w:val="001742A5"/>
    <w:rsid w:val="001E159D"/>
    <w:rsid w:val="002252C4"/>
    <w:rsid w:val="002607BC"/>
    <w:rsid w:val="002708E9"/>
    <w:rsid w:val="003116C1"/>
    <w:rsid w:val="003253C3"/>
    <w:rsid w:val="00354091"/>
    <w:rsid w:val="003658B7"/>
    <w:rsid w:val="00393347"/>
    <w:rsid w:val="003F3924"/>
    <w:rsid w:val="00485A89"/>
    <w:rsid w:val="004C1573"/>
    <w:rsid w:val="005217B1"/>
    <w:rsid w:val="005448A2"/>
    <w:rsid w:val="00563D5E"/>
    <w:rsid w:val="0057458E"/>
    <w:rsid w:val="005A2E95"/>
    <w:rsid w:val="005F1AE6"/>
    <w:rsid w:val="00612ED2"/>
    <w:rsid w:val="00644AC0"/>
    <w:rsid w:val="00681A76"/>
    <w:rsid w:val="006C63D4"/>
    <w:rsid w:val="006E30B2"/>
    <w:rsid w:val="00710F93"/>
    <w:rsid w:val="007632B4"/>
    <w:rsid w:val="0078638D"/>
    <w:rsid w:val="007949CD"/>
    <w:rsid w:val="007A1D2C"/>
    <w:rsid w:val="007C32CA"/>
    <w:rsid w:val="007C71A8"/>
    <w:rsid w:val="007D2B0E"/>
    <w:rsid w:val="007F7BF5"/>
    <w:rsid w:val="008730FE"/>
    <w:rsid w:val="00882495"/>
    <w:rsid w:val="008D55CD"/>
    <w:rsid w:val="009076EC"/>
    <w:rsid w:val="009F28B9"/>
    <w:rsid w:val="00A65990"/>
    <w:rsid w:val="00A777CB"/>
    <w:rsid w:val="00A9570E"/>
    <w:rsid w:val="00AA7789"/>
    <w:rsid w:val="00AE1177"/>
    <w:rsid w:val="00AF0BB7"/>
    <w:rsid w:val="00AF175D"/>
    <w:rsid w:val="00B327FD"/>
    <w:rsid w:val="00B330BB"/>
    <w:rsid w:val="00B6690B"/>
    <w:rsid w:val="00B84D46"/>
    <w:rsid w:val="00BB50CA"/>
    <w:rsid w:val="00BC0A52"/>
    <w:rsid w:val="00C1497F"/>
    <w:rsid w:val="00C5664A"/>
    <w:rsid w:val="00CB28FB"/>
    <w:rsid w:val="00CD60BF"/>
    <w:rsid w:val="00D04710"/>
    <w:rsid w:val="00D16BED"/>
    <w:rsid w:val="00D35B99"/>
    <w:rsid w:val="00D411D9"/>
    <w:rsid w:val="00D5072E"/>
    <w:rsid w:val="00D50C66"/>
    <w:rsid w:val="00DA70A6"/>
    <w:rsid w:val="00DB10D2"/>
    <w:rsid w:val="00DB65A0"/>
    <w:rsid w:val="00DD1B17"/>
    <w:rsid w:val="00DE6BED"/>
    <w:rsid w:val="00E003D6"/>
    <w:rsid w:val="00E05D83"/>
    <w:rsid w:val="00E36EB4"/>
    <w:rsid w:val="00EA04AA"/>
    <w:rsid w:val="00EB407F"/>
    <w:rsid w:val="00EB79EC"/>
    <w:rsid w:val="00EF178B"/>
    <w:rsid w:val="00EF3790"/>
    <w:rsid w:val="00F16AF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265AE691"/>
  <w15:docId w15:val="{A7E74E7A-6050-3241-B40A-F1D9F167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GB" w:eastAsia="en-GB" w:bidi="ar-SA"/>
      </w:rPr>
    </w:rPrDefault>
    <w:pPrDefault>
      <w:pPr>
        <w:spacing w:before="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D16BED"/>
  </w:style>
  <w:style w:type="paragraph" w:styleId="ListParagraph">
    <w:name w:val="List Paragraph"/>
    <w:basedOn w:val="Normal"/>
    <w:uiPriority w:val="34"/>
    <w:qFormat/>
    <w:rsid w:val="008730FE"/>
    <w:pPr>
      <w:ind w:left="720"/>
      <w:contextualSpacing/>
    </w:pPr>
  </w:style>
  <w:style w:type="character" w:styleId="Hyperlink">
    <w:name w:val="Hyperlink"/>
    <w:basedOn w:val="DefaultParagraphFont"/>
    <w:uiPriority w:val="99"/>
    <w:unhideWhenUsed/>
    <w:rsid w:val="00485A89"/>
    <w:rPr>
      <w:color w:val="0000FF" w:themeColor="hyperlink"/>
      <w:u w:val="single"/>
    </w:rPr>
  </w:style>
  <w:style w:type="character" w:styleId="UnresolvedMention">
    <w:name w:val="Unresolved Mention"/>
    <w:basedOn w:val="DefaultParagraphFont"/>
    <w:uiPriority w:val="99"/>
    <w:semiHidden/>
    <w:unhideWhenUsed/>
    <w:rsid w:val="00485A89"/>
    <w:rPr>
      <w:color w:val="605E5C"/>
      <w:shd w:val="clear" w:color="auto" w:fill="E1DFDD"/>
    </w:rPr>
  </w:style>
  <w:style w:type="character" w:styleId="FollowedHyperlink">
    <w:name w:val="FollowedHyperlink"/>
    <w:basedOn w:val="DefaultParagraphFont"/>
    <w:uiPriority w:val="99"/>
    <w:semiHidden/>
    <w:unhideWhenUsed/>
    <w:rsid w:val="00B6690B"/>
    <w:rPr>
      <w:color w:val="800080" w:themeColor="followedHyperlink"/>
      <w:u w:val="single"/>
    </w:rPr>
  </w:style>
  <w:style w:type="paragraph" w:styleId="Revision">
    <w:name w:val="Revision"/>
    <w:hidden/>
    <w:uiPriority w:val="99"/>
    <w:semiHidden/>
    <w:rsid w:val="005217B1"/>
    <w:pPr>
      <w:spacing w:before="0" w:line="240" w:lineRule="auto"/>
      <w:jc w:val="left"/>
    </w:pPr>
  </w:style>
  <w:style w:type="paragraph" w:styleId="Bibliography">
    <w:name w:val="Bibliography"/>
    <w:basedOn w:val="Normal"/>
    <w:next w:val="Normal"/>
    <w:uiPriority w:val="37"/>
    <w:unhideWhenUsed/>
    <w:rsid w:val="00612ED2"/>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zenodo" TargetMode="Externa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about:blank"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about:blank" TargetMode="External"/><Relationship Id="rId10" Type="http://schemas.openxmlformats.org/officeDocument/2006/relationships/image" Target="media/image2.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ebi.ac.uk/ena/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4175</TotalTime>
  <Pages>30</Pages>
  <Words>41836</Words>
  <Characters>238467</Characters>
  <Application>Microsoft Office Word</Application>
  <DocSecurity>0</DocSecurity>
  <Lines>1987</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44</cp:revision>
  <dcterms:created xsi:type="dcterms:W3CDTF">2022-02-22T10:11:00Z</dcterms:created>
  <dcterms:modified xsi:type="dcterms:W3CDTF">2022-03-01T14:40:00Z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id="vgNCkZto"/&gt;&lt;style id="http://www.zotero.org/styles/nature" hasBibliography="1" bibliographyStyleHasBeenSet="1"/&gt;&lt;prefs&gt;&lt;pref name="fieldType" value="Field"/&gt;&lt;pref name="automaticJournalAbbrevia</vt:lpwstr>
  </property>
  <property fmtid="{D5CDD505-2E9C-101B-9397-08002B2CF9AE}" pid="3" name="ZOTERO_PREF_2">
    <vt:lpwstr>tions" value="true"/&gt;&lt;/prefs&gt;&lt;/data&gt;</vt:lpwstr>
  </property>
</Properties>
</file>